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9B70"/>
    <w:tbl>
      <w:tblPr>
        <w:tblStyle w:val="10"/>
        <w:tblpPr w:leftFromText="180" w:rightFromText="180" w:vertAnchor="text" w:horzAnchor="margin" w:tblpXSpec="center" w:tblpY="30"/>
        <w:tblW w:w="93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2792"/>
        <w:gridCol w:w="1780"/>
        <w:gridCol w:w="2481"/>
      </w:tblGrid>
      <w:tr w14:paraId="33504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atLeast"/>
          <w:jc w:val="center"/>
        </w:trPr>
        <w:tc>
          <w:tcPr>
            <w:tcW w:w="23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0DBD1">
            <w:pPr>
              <w:pStyle w:val="20"/>
              <w:spacing w:line="240" w:lineRule="auto"/>
              <w:jc w:val="center"/>
              <w:rPr>
                <w:b/>
                <w:sz w:val="21"/>
                <w:szCs w:val="21"/>
              </w:rPr>
            </w:pPr>
            <w:bookmarkStart w:id="0" w:name="bookmark1"/>
            <w:bookmarkStart w:id="1" w:name="bookmark0"/>
            <w:r>
              <w:rPr>
                <w:b/>
                <w:sz w:val="21"/>
                <w:szCs w:val="21"/>
              </w:rPr>
              <w:t>文件类型</w:t>
            </w:r>
          </w:p>
          <w:p w14:paraId="0583BE1B">
            <w:pPr>
              <w:pStyle w:val="20"/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Document Type</w:t>
            </w:r>
          </w:p>
        </w:tc>
        <w:tc>
          <w:tcPr>
            <w:tcW w:w="279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A34A0D">
            <w:pPr>
              <w:pStyle w:val="20"/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开发文档</w:t>
            </w:r>
            <w:r>
              <w:rPr>
                <w:b/>
                <w:sz w:val="21"/>
                <w:szCs w:val="21"/>
              </w:rPr>
              <w:br w:type="textWrapping"/>
            </w:r>
            <w:r>
              <w:rPr>
                <w:b/>
                <w:sz w:val="21"/>
                <w:szCs w:val="21"/>
              </w:rPr>
              <w:t>R&amp;D Document</w:t>
            </w:r>
          </w:p>
        </w:tc>
        <w:tc>
          <w:tcPr>
            <w:tcW w:w="17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40265C">
            <w:pPr>
              <w:pStyle w:val="20"/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保密密级</w:t>
            </w:r>
          </w:p>
          <w:p w14:paraId="3B610A61">
            <w:pPr>
              <w:pStyle w:val="20"/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Confidentiality</w:t>
            </w:r>
          </w:p>
        </w:tc>
        <w:tc>
          <w:tcPr>
            <w:tcW w:w="248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7A78BFA2">
            <w:pPr>
              <w:pStyle w:val="21"/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机密</w:t>
            </w:r>
          </w:p>
          <w:p w14:paraId="65A0E16E">
            <w:pPr>
              <w:pStyle w:val="21"/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Confidential</w:t>
            </w:r>
          </w:p>
        </w:tc>
      </w:tr>
      <w:tr w14:paraId="4B4B8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atLeast"/>
          <w:jc w:val="center"/>
        </w:trPr>
        <w:tc>
          <w:tcPr>
            <w:tcW w:w="23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93544">
            <w:pPr>
              <w:pStyle w:val="20"/>
              <w:spacing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文件编号</w:t>
            </w:r>
          </w:p>
          <w:p w14:paraId="722BD8FF">
            <w:pPr>
              <w:pStyle w:val="20"/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pacing w:val="5"/>
                <w:sz w:val="21"/>
                <w:szCs w:val="21"/>
              </w:rPr>
              <w:t>Document No.</w:t>
            </w:r>
          </w:p>
        </w:tc>
        <w:tc>
          <w:tcPr>
            <w:tcW w:w="705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0729969A">
            <w:pPr>
              <w:pStyle w:val="22"/>
              <w:jc w:val="center"/>
              <w:rPr>
                <w:spacing w:val="5"/>
                <w:szCs w:val="21"/>
              </w:rPr>
            </w:pPr>
          </w:p>
        </w:tc>
      </w:tr>
      <w:tr w14:paraId="43486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atLeast"/>
          <w:jc w:val="center"/>
        </w:trPr>
        <w:tc>
          <w:tcPr>
            <w:tcW w:w="23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20FC7">
            <w:pPr>
              <w:pStyle w:val="23"/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文件版本</w:t>
            </w:r>
          </w:p>
          <w:p w14:paraId="34DC7F06">
            <w:pPr>
              <w:pStyle w:val="23"/>
              <w:spacing w:line="240" w:lineRule="auto"/>
              <w:jc w:val="center"/>
              <w:rPr>
                <w:b/>
                <w:bCs/>
                <w:spacing w:val="5"/>
                <w:sz w:val="21"/>
                <w:szCs w:val="21"/>
              </w:rPr>
            </w:pPr>
            <w:r>
              <w:rPr>
                <w:b/>
                <w:bCs/>
                <w:spacing w:val="5"/>
                <w:sz w:val="21"/>
                <w:szCs w:val="21"/>
              </w:rPr>
              <w:t xml:space="preserve">Document </w:t>
            </w:r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705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3D4B144E">
            <w:pPr>
              <w:pStyle w:val="22"/>
              <w:jc w:val="center"/>
              <w:rPr>
                <w:spacing w:val="5"/>
                <w:szCs w:val="21"/>
              </w:rPr>
            </w:pPr>
            <w:r>
              <w:rPr>
                <w:spacing w:val="5"/>
                <w:szCs w:val="21"/>
              </w:rPr>
              <w:t>V1.0</w:t>
            </w:r>
          </w:p>
        </w:tc>
      </w:tr>
      <w:bookmarkEnd w:id="0"/>
      <w:bookmarkEnd w:id="1"/>
    </w:tbl>
    <w:p w14:paraId="46942165"/>
    <w:p w14:paraId="06B4940D"/>
    <w:p w14:paraId="0750C2DC"/>
    <w:p w14:paraId="461D971C"/>
    <w:p w14:paraId="4F4D2E6F"/>
    <w:p w14:paraId="1235CD67"/>
    <w:p w14:paraId="2DE56597"/>
    <w:p w14:paraId="133F14C8"/>
    <w:p w14:paraId="57F346C7"/>
    <w:p w14:paraId="15897830"/>
    <w:p w14:paraId="3CC8372B"/>
    <w:p w14:paraId="616B92FE"/>
    <w:p w14:paraId="1F5DDE29">
      <w:pPr>
        <w:jc w:val="center"/>
      </w:pPr>
      <w:r>
        <w:rPr>
          <w:rFonts w:hint="eastAsia" w:ascii="宋体" w:hAnsi="宋体"/>
          <w:b/>
          <w:sz w:val="44"/>
          <w:szCs w:val="44"/>
        </w:rPr>
        <w:t>贴敷式胰岛素泵设计需求</w:t>
      </w:r>
    </w:p>
    <w:p w14:paraId="029F6B05"/>
    <w:p w14:paraId="6ABE450D"/>
    <w:p w14:paraId="0CC37EDC"/>
    <w:p w14:paraId="58811F9F"/>
    <w:p w14:paraId="66305EA5"/>
    <w:p w14:paraId="758E6C48"/>
    <w:p w14:paraId="1AA5E442"/>
    <w:p w14:paraId="0C38C4CD"/>
    <w:p w14:paraId="3920020C"/>
    <w:p w14:paraId="2F0632B8"/>
    <w:p w14:paraId="2D1559F9"/>
    <w:p w14:paraId="4E371DC2"/>
    <w:p w14:paraId="58204592"/>
    <w:p w14:paraId="08A6672C"/>
    <w:p w14:paraId="6248FA1C"/>
    <w:p w14:paraId="2ED6A27F"/>
    <w:p w14:paraId="2A0F6930"/>
    <w:p w14:paraId="56F8C47C"/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508"/>
        <w:gridCol w:w="1766"/>
        <w:gridCol w:w="2531"/>
      </w:tblGrid>
      <w:tr w14:paraId="77F18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300" w:type="dxa"/>
            <w:vAlign w:val="center"/>
          </w:tcPr>
          <w:p w14:paraId="4FCB7256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kern w:val="2"/>
                <w:sz w:val="28"/>
                <w:szCs w:val="28"/>
              </w:rPr>
              <w:t>拟制人</w:t>
            </w:r>
          </w:p>
        </w:tc>
        <w:tc>
          <w:tcPr>
            <w:tcW w:w="2508" w:type="dxa"/>
            <w:vAlign w:val="center"/>
          </w:tcPr>
          <w:p w14:paraId="1D81D387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3D75AF02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kern w:val="2"/>
                <w:sz w:val="28"/>
                <w:szCs w:val="28"/>
              </w:rPr>
              <w:t>拟制日期</w:t>
            </w:r>
          </w:p>
        </w:tc>
        <w:tc>
          <w:tcPr>
            <w:tcW w:w="2531" w:type="dxa"/>
            <w:vAlign w:val="center"/>
          </w:tcPr>
          <w:p w14:paraId="0CDE4B1B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</w:p>
        </w:tc>
      </w:tr>
      <w:tr w14:paraId="6B87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300" w:type="dxa"/>
            <w:vAlign w:val="center"/>
          </w:tcPr>
          <w:p w14:paraId="32F5DEFC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kern w:val="2"/>
                <w:sz w:val="28"/>
                <w:szCs w:val="28"/>
              </w:rPr>
              <w:t>审核人</w:t>
            </w:r>
          </w:p>
        </w:tc>
        <w:tc>
          <w:tcPr>
            <w:tcW w:w="2508" w:type="dxa"/>
            <w:vAlign w:val="center"/>
          </w:tcPr>
          <w:p w14:paraId="3485BB82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609193DC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kern w:val="2"/>
                <w:sz w:val="28"/>
                <w:szCs w:val="28"/>
              </w:rPr>
              <w:t>审核日期</w:t>
            </w:r>
          </w:p>
        </w:tc>
        <w:tc>
          <w:tcPr>
            <w:tcW w:w="2531" w:type="dxa"/>
            <w:vAlign w:val="center"/>
          </w:tcPr>
          <w:p w14:paraId="79E8BCE1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</w:p>
        </w:tc>
      </w:tr>
      <w:tr w14:paraId="568C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2300" w:type="dxa"/>
            <w:vAlign w:val="center"/>
          </w:tcPr>
          <w:p w14:paraId="2CB0C8B6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kern w:val="2"/>
                <w:sz w:val="28"/>
                <w:szCs w:val="28"/>
              </w:rPr>
              <w:t>批准人</w:t>
            </w:r>
          </w:p>
        </w:tc>
        <w:tc>
          <w:tcPr>
            <w:tcW w:w="2508" w:type="dxa"/>
            <w:vAlign w:val="center"/>
          </w:tcPr>
          <w:p w14:paraId="03A205C0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53EA27E0">
            <w:pPr>
              <w:pStyle w:val="19"/>
              <w:jc w:val="center"/>
              <w:rPr>
                <w:rFonts w:ascii="仿宋_GB2312" w:hAnsi="Times New Roman" w:eastAsia="仿宋_GB2312"/>
                <w:kern w:val="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kern w:val="2"/>
                <w:sz w:val="28"/>
                <w:szCs w:val="28"/>
              </w:rPr>
              <w:t>批准日期</w:t>
            </w:r>
          </w:p>
        </w:tc>
        <w:tc>
          <w:tcPr>
            <w:tcW w:w="2531" w:type="dxa"/>
            <w:vAlign w:val="center"/>
          </w:tcPr>
          <w:p w14:paraId="5DB4EB1C">
            <w:pPr>
              <w:jc w:val="center"/>
              <w:rPr>
                <w:rFonts w:ascii="仿宋_GB2312" w:hAnsi="Times New Roman" w:eastAsia="仿宋_GB2312" w:cs="Times New Roman"/>
                <w:kern w:val="2"/>
                <w:sz w:val="28"/>
                <w:szCs w:val="28"/>
              </w:rPr>
            </w:pPr>
          </w:p>
        </w:tc>
      </w:tr>
    </w:tbl>
    <w:p w14:paraId="05D5C1F1">
      <w:pPr>
        <w:jc w:val="center"/>
        <w:sectPr>
          <w:footerReference r:id="rId5" w:type="default"/>
          <w:footerReference r:id="rId6" w:type="even"/>
          <w:pgSz w:w="11906" w:h="16838"/>
          <w:pgMar w:top="851" w:right="1134" w:bottom="851" w:left="1134" w:header="851" w:footer="992" w:gutter="0"/>
          <w:pgBorders>
            <w:bottom w:val="single" w:color="auto" w:sz="4" w:space="1"/>
          </w:pgBorders>
          <w:pgNumType w:fmt="upperRoman" w:start="1"/>
          <w:cols w:space="720" w:num="1"/>
          <w:docGrid w:type="linesAndChars" w:linePitch="312" w:charSpace="0"/>
        </w:sectPr>
      </w:pPr>
    </w:p>
    <w:p w14:paraId="6397719C">
      <w:pPr>
        <w:spacing w:line="360" w:lineRule="auto"/>
        <w:jc w:val="center"/>
        <w:rPr>
          <w:b/>
          <w:spacing w:val="140"/>
          <w:szCs w:val="21"/>
        </w:rPr>
      </w:pPr>
      <w:r>
        <w:rPr>
          <w:rFonts w:hint="eastAsia"/>
          <w:b/>
          <w:spacing w:val="140"/>
          <w:szCs w:val="21"/>
        </w:rPr>
        <w:t>修订记录</w:t>
      </w:r>
      <w:r>
        <w:rPr>
          <w:b/>
          <w:spacing w:val="140"/>
          <w:szCs w:val="21"/>
        </w:rPr>
        <w:t xml:space="preserve">           </w:t>
      </w:r>
    </w:p>
    <w:p w14:paraId="25006163">
      <w:pPr>
        <w:spacing w:line="360" w:lineRule="auto"/>
        <w:jc w:val="center"/>
        <w:rPr>
          <w:b/>
          <w:szCs w:val="21"/>
        </w:rPr>
      </w:pPr>
      <w:r>
        <w:rPr>
          <w:b/>
          <w:szCs w:val="21"/>
        </w:rPr>
        <w:t>Revision History</w:t>
      </w:r>
    </w:p>
    <w:tbl>
      <w:tblPr>
        <w:tblStyle w:val="10"/>
        <w:tblW w:w="9608" w:type="dxa"/>
        <w:jc w:val="center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091"/>
        <w:gridCol w:w="1887"/>
        <w:gridCol w:w="3969"/>
        <w:gridCol w:w="2661"/>
      </w:tblGrid>
      <w:tr w14:paraId="2BF9B122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764" w:hRule="atLeast"/>
          <w:tblHeader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D757C">
            <w:pPr>
              <w:pStyle w:val="24"/>
              <w:snapToGrid w:val="0"/>
              <w:spacing w:before="0" w:line="360" w:lineRule="auto"/>
              <w:rPr>
                <w:b/>
                <w:spacing w:val="5"/>
              </w:rPr>
            </w:pPr>
            <w:bookmarkStart w:id="2" w:name="OLE_LINK5" w:colFirst="1" w:colLast="1"/>
            <w:bookmarkStart w:id="3" w:name="_Hlk335827796"/>
            <w:bookmarkStart w:id="4" w:name="OLE_LINK7" w:colFirst="1" w:colLast="1"/>
            <w:bookmarkStart w:id="5" w:name="OLE_LINK6" w:colFirst="1" w:colLast="1"/>
            <w:bookmarkStart w:id="6" w:name="OLE_LINK8" w:colFirst="1" w:colLast="1"/>
            <w:r>
              <w:rPr>
                <w:rFonts w:hint="eastAsia"/>
                <w:b/>
                <w:spacing w:val="5"/>
              </w:rPr>
              <w:t>版本</w:t>
            </w:r>
          </w:p>
          <w:p w14:paraId="5969F2E7">
            <w:pPr>
              <w:pStyle w:val="3"/>
              <w:snapToGrid w:val="0"/>
              <w:spacing w:before="0" w:after="0" w:line="360" w:lineRule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Version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5FB4E">
            <w:pPr>
              <w:pStyle w:val="24"/>
              <w:snapToGrid w:val="0"/>
              <w:spacing w:before="0" w:line="360" w:lineRule="auto"/>
              <w:rPr>
                <w:b/>
                <w:spacing w:val="5"/>
              </w:rPr>
            </w:pPr>
            <w:r>
              <w:rPr>
                <w:rFonts w:hint="eastAsia"/>
                <w:b/>
                <w:spacing w:val="5"/>
              </w:rPr>
              <w:t>日期</w:t>
            </w:r>
          </w:p>
          <w:p w14:paraId="26575B76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Date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D38AD">
            <w:pPr>
              <w:pStyle w:val="24"/>
              <w:snapToGrid w:val="0"/>
              <w:spacing w:before="0" w:line="360" w:lineRule="auto"/>
              <w:rPr>
                <w:b/>
                <w:spacing w:val="5"/>
              </w:rPr>
            </w:pPr>
            <w:r>
              <w:rPr>
                <w:rFonts w:hint="eastAsia"/>
                <w:b/>
                <w:spacing w:val="5"/>
              </w:rPr>
              <w:t>修订内容概述</w:t>
            </w:r>
          </w:p>
          <w:p w14:paraId="2CF68545">
            <w:pPr>
              <w:pStyle w:val="3"/>
              <w:snapToGrid w:val="0"/>
              <w:spacing w:before="0" w:after="0" w:line="360" w:lineRule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Description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07FE65F">
            <w:pPr>
              <w:pStyle w:val="24"/>
              <w:snapToGrid w:val="0"/>
              <w:spacing w:before="0" w:line="360" w:lineRule="auto"/>
              <w:rPr>
                <w:b/>
                <w:spacing w:val="5"/>
              </w:rPr>
            </w:pPr>
            <w:r>
              <w:rPr>
                <w:rFonts w:hint="eastAsia"/>
                <w:b/>
                <w:spacing w:val="5"/>
              </w:rPr>
              <w:t>修订人</w:t>
            </w:r>
          </w:p>
          <w:p w14:paraId="6737078D">
            <w:pPr>
              <w:pStyle w:val="3"/>
              <w:snapToGrid w:val="0"/>
              <w:spacing w:before="0" w:after="0" w:line="360" w:lineRule="auto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Revised By</w:t>
            </w:r>
          </w:p>
        </w:tc>
      </w:tr>
      <w:bookmarkEnd w:id="2"/>
      <w:bookmarkEnd w:id="3"/>
      <w:bookmarkEnd w:id="4"/>
      <w:bookmarkEnd w:id="5"/>
      <w:bookmarkEnd w:id="6"/>
      <w:tr w14:paraId="12CBF9D0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03E6C">
            <w:pPr>
              <w:pStyle w:val="24"/>
              <w:spacing w:before="0" w:line="360" w:lineRule="auto"/>
              <w:rPr>
                <w:spacing w:val="5"/>
              </w:rPr>
            </w:pPr>
            <w:r>
              <w:rPr>
                <w:spacing w:val="5"/>
              </w:rPr>
              <w:t>V1.0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F0A3C">
            <w:pPr>
              <w:pStyle w:val="24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2026.5.6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3CBD5">
            <w:pPr>
              <w:pStyle w:val="24"/>
              <w:spacing w:before="0" w:line="360" w:lineRule="auto"/>
              <w:rPr>
                <w:spacing w:val="5"/>
              </w:rPr>
            </w:pPr>
            <w:r>
              <w:rPr>
                <w:rFonts w:hint="eastAsia"/>
                <w:spacing w:val="5"/>
              </w:rPr>
              <w:t>创建</w:t>
            </w:r>
            <w:r>
              <w:rPr>
                <w:spacing w:val="5"/>
              </w:rPr>
              <w:t>Initial version</w:t>
            </w: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D555328">
            <w:pPr>
              <w:pStyle w:val="24"/>
              <w:spacing w:before="0" w:line="360" w:lineRule="auto"/>
              <w:rPr>
                <w:spacing w:val="5"/>
              </w:rPr>
            </w:pPr>
          </w:p>
        </w:tc>
      </w:tr>
      <w:tr w14:paraId="615ACE8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15EE7D9B">
            <w:pPr>
              <w:pStyle w:val="24"/>
              <w:spacing w:before="0" w:line="360" w:lineRule="auto"/>
              <w:rPr>
                <w:spacing w:val="5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7508D">
            <w:pPr>
              <w:pStyle w:val="24"/>
              <w:spacing w:before="0" w:line="360" w:lineRule="auto"/>
              <w:rPr>
                <w:spacing w:val="5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17F810">
            <w:pPr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F0C9F09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0C68437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275CB626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4193B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041F0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282AB15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3EEAA841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5531B056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DE27DE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BFDA2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53C6D15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7A60A4A4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51644642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028ED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BD8D9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56398CE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696A7F7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039314E8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9E82F3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A0399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579F65D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0603346C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58B065EF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F08E3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6CCEE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BEAF416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36B00EA8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0C102EB7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8A26E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A43F8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A63F84E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1E63BAA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6029A9BD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429FA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5168F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51B2822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4E538DD2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3E05E974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24567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7C51E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A01DEAF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5B134A2E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6E1B8FF0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17690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5D988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0E99FEE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4AB9BBE6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26749DC0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3A8C3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3DA5A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9580CC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1351ACC2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14982BBF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FB67B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C650F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1EEF670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0855D41E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24BB6AA3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469B8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566B3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72F80F2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6DA77A28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44FCC83F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E7D96E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D84D5B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E9018FC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1F69FD02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10A0BE54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0E3E5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8A2F0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F43F497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486136C0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271368BA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C6226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6AF02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0A08EBF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  <w:tr w14:paraId="62939D63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109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 w14:paraId="482067F3">
            <w:pPr>
              <w:spacing w:line="360" w:lineRule="auto"/>
              <w:jc w:val="center"/>
              <w:rPr>
                <w:spacing w:val="5"/>
                <w:szCs w:val="21"/>
              </w:rPr>
            </w:pP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A136E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5B4D6">
            <w:pPr>
              <w:spacing w:line="360" w:lineRule="auto"/>
              <w:rPr>
                <w:spacing w:val="5"/>
                <w:szCs w:val="21"/>
              </w:rPr>
            </w:pPr>
          </w:p>
        </w:tc>
        <w:tc>
          <w:tcPr>
            <w:tcW w:w="2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2599421">
            <w:pPr>
              <w:pStyle w:val="24"/>
              <w:spacing w:before="0" w:line="360" w:lineRule="auto"/>
              <w:rPr>
                <w:spacing w:val="5"/>
                <w:szCs w:val="21"/>
                <w:u w:val="single"/>
              </w:rPr>
            </w:pPr>
          </w:p>
        </w:tc>
      </w:tr>
    </w:tbl>
    <w:p w14:paraId="5E91CB44">
      <w:pPr>
        <w:pStyle w:val="7"/>
        <w:tabs>
          <w:tab w:val="left" w:pos="840"/>
          <w:tab w:val="right" w:leader="dot" w:pos="8834"/>
          <w:tab w:val="clear" w:pos="9628"/>
        </w:tabs>
        <w:spacing w:line="360" w:lineRule="auto"/>
        <w:jc w:val="both"/>
        <w:rPr>
          <w:sz w:val="44"/>
          <w:szCs w:val="44"/>
        </w:rPr>
      </w:pPr>
    </w:p>
    <w:p w14:paraId="43A9766A"/>
    <w:p w14:paraId="0C243D52">
      <w:pPr>
        <w:jc w:val="center"/>
        <w:rPr>
          <w:rFonts w:hint="eastAsia" w:ascii="宋体" w:hAnsi="宋体" w:eastAsia="宋体"/>
        </w:rPr>
        <w:sectPr>
          <w:headerReference r:id="rId7" w:type="default"/>
          <w:footerReference r:id="rId8" w:type="default"/>
          <w:pgSz w:w="11905" w:h="16840"/>
          <w:pgMar w:top="1440" w:right="1800" w:bottom="1440" w:left="1800" w:header="720" w:footer="720" w:gutter="0"/>
          <w:pgBorders>
            <w:bottom w:val="single" w:color="auto" w:sz="4" w:space="1"/>
          </w:pgBorders>
          <w:cols w:space="720" w:num="1"/>
        </w:sectPr>
      </w:pPr>
    </w:p>
    <w:p w14:paraId="7BCF0CF9">
      <w:pPr>
        <w:jc w:val="center"/>
      </w:pPr>
      <w:r>
        <w:rPr>
          <w:rFonts w:ascii="宋体" w:hAnsi="宋体" w:eastAsia="宋体"/>
        </w:rPr>
        <w:t>目录</w:t>
      </w:r>
    </w:p>
    <w:p w14:paraId="3E7EA622">
      <w:pPr>
        <w:pStyle w:val="7"/>
        <w:tabs>
          <w:tab w:val="right" w:leader="dot" w:pos="8305"/>
          <w:tab w:val="clear" w:pos="9628"/>
        </w:tabs>
      </w:pPr>
      <w:r>
        <w:rPr>
          <w:rFonts w:hint="eastAsia" w:ascii="Arial" w:hAnsi="Arial" w:eastAsia="等线" w:cs="Arial"/>
        </w:rPr>
        <w:fldChar w:fldCharType="begin"/>
      </w:r>
      <w:r>
        <w:rPr>
          <w:rFonts w:hint="eastAsia" w:ascii="Arial" w:hAnsi="Arial" w:eastAsia="等线" w:cs="Arial"/>
        </w:rPr>
        <w:instrText xml:space="preserve">TOC \o "1-3" \h \u </w:instrText>
      </w:r>
      <w:r>
        <w:rPr>
          <w:rFonts w:hint="eastAsia" w:ascii="Arial" w:hAnsi="Arial" w:eastAsia="等线" w:cs="Arial"/>
        </w:rPr>
        <w:fldChar w:fldCharType="separate"/>
      </w:r>
      <w:r>
        <w:fldChar w:fldCharType="begin"/>
      </w:r>
      <w:r>
        <w:instrText xml:space="preserve"> HYPERLINK \l "_Toc11044" </w:instrText>
      </w:r>
      <w:r>
        <w:fldChar w:fldCharType="separate"/>
      </w:r>
      <w:r>
        <w:rPr>
          <w:rFonts w:hint="eastAsia" w:ascii="Arial" w:hAnsi="Arial" w:eastAsia="等线" w:cs="Arial"/>
        </w:rPr>
        <w:t>1</w:t>
      </w:r>
      <w:r>
        <w:rPr>
          <w:rFonts w:ascii="Arial" w:hAnsi="Arial" w:eastAsia="等线" w:cs="Arial"/>
        </w:rPr>
        <w:t>. 产品概述</w:t>
      </w:r>
      <w:r>
        <w:tab/>
      </w:r>
      <w:r>
        <w:fldChar w:fldCharType="begin"/>
      </w:r>
      <w:r>
        <w:instrText xml:space="preserve"> PAGEREF _Toc11044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6607404">
      <w:pPr>
        <w:pStyle w:val="7"/>
        <w:tabs>
          <w:tab w:val="right" w:leader="dot" w:pos="8305"/>
          <w:tab w:val="clear" w:pos="9628"/>
        </w:tabs>
      </w:pPr>
      <w:r>
        <w:fldChar w:fldCharType="begin"/>
      </w:r>
      <w:r>
        <w:instrText xml:space="preserve"> HYPERLINK \l "_Toc9753" </w:instrText>
      </w:r>
      <w:r>
        <w:fldChar w:fldCharType="separate"/>
      </w:r>
      <w:r>
        <w:rPr>
          <w:rFonts w:hint="eastAsia" w:ascii="Arial" w:hAnsi="Arial" w:eastAsia="等线" w:cs="Arial"/>
        </w:rPr>
        <w:t>2</w:t>
      </w:r>
      <w:r>
        <w:rPr>
          <w:rFonts w:ascii="Arial" w:hAnsi="Arial" w:eastAsia="等线" w:cs="Arial"/>
        </w:rPr>
        <w:t>. 法规与标准符合性</w:t>
      </w:r>
      <w:r>
        <w:tab/>
      </w:r>
      <w:r>
        <w:fldChar w:fldCharType="begin"/>
      </w:r>
      <w:r>
        <w:instrText xml:space="preserve"> PAGEREF _Toc9753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8A93A86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"_Toc20585"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2</w:t>
      </w:r>
      <w:r>
        <w:rPr>
          <w:rFonts w:ascii="Arial" w:hAnsi="Arial" w:eastAsia="等线" w:cs="Arial"/>
          <w:szCs w:val="24"/>
        </w:rPr>
        <w:t>.1 核心法规依据</w:t>
      </w:r>
      <w:r>
        <w:tab/>
      </w:r>
      <w:r>
        <w:fldChar w:fldCharType="begin"/>
      </w:r>
      <w:r>
        <w:instrText xml:space="preserve"> PAGEREF _Toc20585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5CBB0B7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"_Toc287"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2.2 核心标准依据</w:t>
      </w:r>
      <w:r>
        <w:tab/>
      </w:r>
      <w:r>
        <w:fldChar w:fldCharType="begin"/>
      </w:r>
      <w:r>
        <w:instrText xml:space="preserve"> PAGEREF _Toc287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6C29A12">
      <w:pPr>
        <w:pStyle w:val="7"/>
        <w:tabs>
          <w:tab w:val="right" w:leader="dot" w:pos="8305"/>
          <w:tab w:val="clear" w:pos="9628"/>
        </w:tabs>
      </w:pPr>
      <w:r>
        <w:fldChar w:fldCharType="begin"/>
      </w:r>
      <w:r>
        <w:instrText xml:space="preserve"> HYPERLINK \l "_Toc7296" </w:instrText>
      </w:r>
      <w:r>
        <w:fldChar w:fldCharType="separate"/>
      </w:r>
      <w:r>
        <w:rPr>
          <w:rFonts w:hint="eastAsia" w:ascii="Arial" w:hAnsi="Arial" w:eastAsia="等线" w:cs="Arial"/>
        </w:rPr>
        <w:t>3</w:t>
      </w:r>
      <w:r>
        <w:rPr>
          <w:rFonts w:ascii="Arial" w:hAnsi="Arial" w:eastAsia="等线" w:cs="Arial"/>
        </w:rPr>
        <w:t>. 功能需求</w:t>
      </w:r>
      <w:r>
        <w:tab/>
      </w:r>
      <w:r>
        <w:fldChar w:fldCharType="begin"/>
      </w:r>
      <w:r>
        <w:instrText xml:space="preserve"> PAGEREF _Toc7296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1554F12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"_Toc19587"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3</w:t>
      </w:r>
      <w:r>
        <w:rPr>
          <w:rFonts w:ascii="Arial" w:hAnsi="Arial" w:eastAsia="等线" w:cs="Arial"/>
          <w:szCs w:val="24"/>
        </w:rPr>
        <w:t>.1 输注控制功能</w:t>
      </w:r>
      <w:r>
        <w:tab/>
      </w:r>
      <w:r>
        <w:fldChar w:fldCharType="begin"/>
      </w:r>
      <w:r>
        <w:instrText xml:space="preserve"> PAGEREF _Toc19587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84656A0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"_Toc22005"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3</w:t>
      </w:r>
      <w:r>
        <w:rPr>
          <w:rFonts w:ascii="Arial" w:hAnsi="Arial" w:eastAsia="等线" w:cs="Arial"/>
          <w:szCs w:val="24"/>
        </w:rPr>
        <w:t>.2 安全报警功能</w:t>
      </w:r>
      <w:r>
        <w:tab/>
      </w:r>
      <w:r>
        <w:fldChar w:fldCharType="begin"/>
      </w:r>
      <w:r>
        <w:instrText xml:space="preserve"> PAGEREF _Toc22005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FCD7533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"_Toc19807"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3</w:t>
      </w:r>
      <w:r>
        <w:rPr>
          <w:rFonts w:ascii="Arial" w:hAnsi="Arial" w:eastAsia="等线" w:cs="Arial"/>
          <w:szCs w:val="24"/>
        </w:rPr>
        <w:t>.3 无线通信功能</w:t>
      </w:r>
      <w:r>
        <w:tab/>
      </w:r>
      <w:r>
        <w:fldChar w:fldCharType="begin"/>
      </w:r>
      <w:r>
        <w:instrText xml:space="preserve"> PAGEREF _Toc19807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B172E8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"_Toc19278"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3</w:t>
      </w:r>
      <w:r>
        <w:rPr>
          <w:rFonts w:ascii="Arial" w:hAnsi="Arial" w:eastAsia="等线" w:cs="Arial"/>
          <w:szCs w:val="24"/>
        </w:rPr>
        <w:t>.4 人机交互功能</w:t>
      </w:r>
      <w:r>
        <w:tab/>
      </w:r>
      <w:r>
        <w:fldChar w:fldCharType="begin"/>
      </w:r>
      <w:r>
        <w:instrText xml:space="preserve"> PAGEREF _Toc19278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1BE0538">
      <w:pPr>
        <w:pStyle w:val="7"/>
        <w:tabs>
          <w:tab w:val="right" w:leader="dot" w:pos="8305"/>
          <w:tab w:val="clear" w:pos="9628"/>
        </w:tabs>
      </w:pPr>
      <w:r>
        <w:fldChar w:fldCharType="begin"/>
      </w:r>
      <w:r>
        <w:instrText xml:space="preserve"> HYPERLINK \l "_Toc1707" </w:instrText>
      </w:r>
      <w:r>
        <w:fldChar w:fldCharType="separate"/>
      </w:r>
      <w:r>
        <w:rPr>
          <w:rFonts w:hint="eastAsia" w:ascii="Arial" w:hAnsi="Arial" w:eastAsia="等线" w:cs="Arial"/>
        </w:rPr>
        <w:t>4</w:t>
      </w:r>
      <w:r>
        <w:rPr>
          <w:rFonts w:ascii="Arial" w:hAnsi="Arial" w:eastAsia="等线" w:cs="Arial"/>
        </w:rPr>
        <w:t>. 非功能需求</w:t>
      </w:r>
      <w:r>
        <w:tab/>
      </w:r>
      <w:r>
        <w:fldChar w:fldCharType="begin"/>
      </w:r>
      <w:r>
        <w:instrText xml:space="preserve"> PAGEREF _Toc1707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AA8BEAD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"_Toc20486"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4</w:t>
      </w:r>
      <w:r>
        <w:rPr>
          <w:rFonts w:ascii="Arial" w:hAnsi="Arial" w:eastAsia="等线" w:cs="Arial"/>
          <w:szCs w:val="24"/>
        </w:rPr>
        <w:t>.1 环境适应性需求</w:t>
      </w:r>
      <w:r>
        <w:tab/>
      </w:r>
      <w:r>
        <w:fldChar w:fldCharType="begin"/>
      </w:r>
      <w:r>
        <w:instrText xml:space="preserve"> PAGEREF _Toc20486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99B0F4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"_Toc28880"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4.2 可靠性需求</w:t>
      </w:r>
      <w:r>
        <w:tab/>
      </w:r>
      <w:r>
        <w:fldChar w:fldCharType="begin"/>
      </w:r>
      <w:r>
        <w:instrText xml:space="preserve"> PAGEREF _Toc28880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A869F55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"_Toc2642"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4.3 生物相容性需求</w:t>
      </w:r>
      <w:r>
        <w:tab/>
      </w:r>
      <w:r>
        <w:fldChar w:fldCharType="begin"/>
      </w:r>
      <w:r>
        <w:instrText xml:space="preserve"> PAGEREF _Toc2642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D5A8F1F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"_Toc13014"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4.4 电磁兼容需求</w:t>
      </w:r>
      <w:r>
        <w:tab/>
      </w:r>
      <w:r>
        <w:fldChar w:fldCharType="begin"/>
      </w:r>
      <w:r>
        <w:instrText xml:space="preserve"> PAGEREF _Toc13014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81F0C1D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"_Toc24610"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4.5 外观与结构需求</w:t>
      </w:r>
      <w:r>
        <w:tab/>
      </w:r>
      <w:r>
        <w:fldChar w:fldCharType="begin"/>
      </w:r>
      <w:r>
        <w:instrText xml:space="preserve"> PAGEREF _Toc24610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9438DC3">
      <w:pPr>
        <w:pStyle w:val="7"/>
        <w:tabs>
          <w:tab w:val="right" w:leader="dot" w:pos="8305"/>
          <w:tab w:val="clear" w:pos="9628"/>
        </w:tabs>
      </w:pPr>
      <w:r>
        <w:fldChar w:fldCharType="begin"/>
      </w:r>
      <w:r>
        <w:instrText xml:space="preserve"> HYPERLINK \l "_Toc4588" </w:instrText>
      </w:r>
      <w:r>
        <w:fldChar w:fldCharType="separate"/>
      </w:r>
      <w:r>
        <w:rPr>
          <w:rFonts w:hint="eastAsia" w:ascii="Arial" w:hAnsi="Arial" w:eastAsia="等线" w:cs="Arial"/>
        </w:rPr>
        <w:t>5</w:t>
      </w:r>
      <w:r>
        <w:rPr>
          <w:rFonts w:ascii="Arial" w:hAnsi="Arial" w:eastAsia="等线" w:cs="Arial"/>
        </w:rPr>
        <w:t>. 性能指标</w:t>
      </w:r>
      <w:r>
        <w:tab/>
      </w:r>
      <w:r>
        <w:fldChar w:fldCharType="begin"/>
      </w:r>
      <w:r>
        <w:instrText xml:space="preserve"> PAGEREF _Toc4588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53EBAD">
      <w:pPr>
        <w:pStyle w:val="7"/>
        <w:tabs>
          <w:tab w:val="right" w:leader="dot" w:pos="8305"/>
          <w:tab w:val="clear" w:pos="9628"/>
        </w:tabs>
      </w:pPr>
      <w:r>
        <w:fldChar w:fldCharType="begin"/>
      </w:r>
      <w:r>
        <w:instrText xml:space="preserve"> HYPERLINK \l "_Toc1265" </w:instrText>
      </w:r>
      <w:r>
        <w:fldChar w:fldCharType="separate"/>
      </w:r>
      <w:r>
        <w:rPr>
          <w:rFonts w:hint="eastAsia" w:ascii="Arial" w:hAnsi="Arial" w:eastAsia="等线" w:cs="Arial"/>
        </w:rPr>
        <w:t>6</w:t>
      </w:r>
      <w:r>
        <w:rPr>
          <w:rFonts w:ascii="Arial" w:hAnsi="Arial" w:eastAsia="等线" w:cs="Arial"/>
        </w:rPr>
        <w:t>. 接口与边界需求</w:t>
      </w:r>
      <w:r>
        <w:tab/>
      </w:r>
      <w:r>
        <w:fldChar w:fldCharType="begin"/>
      </w:r>
      <w:r>
        <w:instrText xml:space="preserve"> PAGEREF _Toc1265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BA5FEC2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"_Toc12903"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6.1 硬件接口</w:t>
      </w:r>
      <w:r>
        <w:tab/>
      </w:r>
      <w:r>
        <w:fldChar w:fldCharType="begin"/>
      </w:r>
      <w:r>
        <w:instrText xml:space="preserve"> PAGEREF _Toc12903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86F4F2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"_Toc30570"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6.2 软件接口</w:t>
      </w:r>
      <w:r>
        <w:tab/>
      </w:r>
      <w:r>
        <w:fldChar w:fldCharType="begin"/>
      </w:r>
      <w:r>
        <w:instrText xml:space="preserve"> PAGEREF _Toc30570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A1009A">
      <w:pPr>
        <w:pStyle w:val="8"/>
        <w:tabs>
          <w:tab w:val="right" w:leader="dot" w:pos="8305"/>
        </w:tabs>
      </w:pPr>
      <w:r>
        <w:fldChar w:fldCharType="begin"/>
      </w:r>
      <w:r>
        <w:instrText xml:space="preserve"> HYPERLINK \l "_Toc23904" </w:instrText>
      </w:r>
      <w:r>
        <w:fldChar w:fldCharType="separate"/>
      </w:r>
      <w:r>
        <w:rPr>
          <w:rFonts w:hint="eastAsia" w:ascii="Arial" w:hAnsi="Arial" w:eastAsia="等线" w:cs="Arial"/>
          <w:szCs w:val="24"/>
        </w:rPr>
        <w:t>6.3 边界定义</w:t>
      </w:r>
      <w:r>
        <w:tab/>
      </w:r>
      <w:r>
        <w:fldChar w:fldCharType="begin"/>
      </w:r>
      <w:r>
        <w:instrText xml:space="preserve"> PAGEREF _Toc23904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165CEA">
      <w:pPr>
        <w:pStyle w:val="7"/>
        <w:tabs>
          <w:tab w:val="right" w:leader="dot" w:pos="8305"/>
          <w:tab w:val="clear" w:pos="9628"/>
        </w:tabs>
      </w:pPr>
      <w:r>
        <w:fldChar w:fldCharType="begin"/>
      </w:r>
      <w:r>
        <w:instrText xml:space="preserve"> HYPERLINK \l "_Toc29936" </w:instrText>
      </w:r>
      <w:r>
        <w:fldChar w:fldCharType="separate"/>
      </w:r>
      <w:r>
        <w:rPr>
          <w:rFonts w:hint="eastAsia" w:ascii="Arial" w:hAnsi="Arial" w:eastAsia="等线" w:cs="Arial"/>
        </w:rPr>
        <w:t>7</w:t>
      </w:r>
      <w:r>
        <w:rPr>
          <w:rFonts w:ascii="Arial" w:hAnsi="Arial" w:eastAsia="等线" w:cs="Arial"/>
        </w:rPr>
        <w:t>. 验收标准</w:t>
      </w:r>
      <w:r>
        <w:tab/>
      </w:r>
      <w:r>
        <w:fldChar w:fldCharType="begin"/>
      </w:r>
      <w:r>
        <w:instrText xml:space="preserve"> PAGEREF _Toc29936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27D0EC0">
      <w:pPr>
        <w:spacing w:before="0" w:after="0" w:line="240" w:lineRule="auto"/>
        <w:jc w:val="left"/>
        <w:outlineLvl w:val="9"/>
        <w:rPr>
          <w:ins w:id="0" w:author="不倒翁" w:date="2026-05-06T14:55:48Z"/>
          <w:rFonts w:hint="eastAsia" w:ascii="Arial" w:hAnsi="Arial" w:eastAsia="等线" w:cs="Arial"/>
          <w:b/>
          <w:sz w:val="36"/>
        </w:rPr>
      </w:pPr>
      <w:r>
        <w:rPr>
          <w:rFonts w:hint="eastAsia" w:ascii="Arial" w:hAnsi="Arial" w:eastAsia="等线" w:cs="Arial"/>
        </w:rPr>
        <w:fldChar w:fldCharType="end"/>
      </w:r>
      <w:ins w:id="1" w:author="不倒翁" w:date="2026-05-06T14:55:48Z">
        <w:bookmarkStart w:id="7" w:name="_Toc11044"/>
        <w:r>
          <w:rPr>
            <w:rFonts w:hint="eastAsia" w:ascii="Arial" w:hAnsi="Arial" w:eastAsia="等线" w:cs="Arial"/>
            <w:b/>
            <w:sz w:val="36"/>
          </w:rPr>
          <w:br w:type="page"/>
        </w:r>
      </w:ins>
    </w:p>
    <w:p w14:paraId="588E93EF">
      <w:pPr>
        <w:spacing w:before="380" w:after="140" w:line="288" w:lineRule="auto"/>
        <w:jc w:val="left"/>
        <w:outlineLvl w:val="0"/>
      </w:pPr>
      <w:r>
        <w:rPr>
          <w:rFonts w:hint="eastAsia" w:ascii="Arial" w:hAnsi="Arial" w:eastAsia="等线" w:cs="Arial"/>
          <w:b/>
          <w:sz w:val="36"/>
        </w:rPr>
        <w:t>1</w:t>
      </w:r>
      <w:r>
        <w:rPr>
          <w:rFonts w:ascii="Arial" w:hAnsi="Arial" w:eastAsia="等线" w:cs="Arial"/>
          <w:b/>
          <w:sz w:val="36"/>
        </w:rPr>
        <w:t>. 产品概述</w:t>
      </w:r>
      <w:bookmarkEnd w:id="7"/>
    </w:p>
    <w:p w14:paraId="0332F40C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.1 产品名称：贴敷式胰岛素泵</w:t>
      </w:r>
    </w:p>
    <w:p w14:paraId="29E3C27D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.2 预期用途：皮下输注速效/短效胰岛素（U-100），用于1型糖尿病、2型糖尿病成人患者的血糖控制，通过预设基础率和手动输注大剂量，模拟胰腺分泌功能，维持患者血糖在目标范围。</w:t>
      </w:r>
    </w:p>
    <w:p w14:paraId="28DCF2EA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.3 适用人群：【18–75岁】、具备自主操作能力或有专人照护、无皮肤严重过敏史、符合胰岛素输注适应症的糖尿病患者。</w:t>
      </w:r>
    </w:p>
    <w:p w14:paraId="43E13E9A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.4 产品组成：输注机构、电池、</w:t>
      </w:r>
      <w:ins w:id="2" w:author="晓辉 牛" w:date="2026-05-06T14:43:00Z">
        <w:r>
          <w:rPr>
            <w:rFonts w:hint="eastAsia" w:ascii="Arial" w:hAnsi="Arial" w:eastAsia="等线" w:cs="Arial"/>
            <w:color w:val="auto"/>
            <w:sz w:val="22"/>
          </w:rPr>
          <w:t>电路控制</w:t>
        </w:r>
      </w:ins>
      <w:r>
        <w:rPr>
          <w:rFonts w:ascii="Arial" w:hAnsi="Arial" w:eastAsia="等线" w:cs="Arial"/>
          <w:sz w:val="22"/>
        </w:rPr>
        <w:t>模块、贴敷底座（含输注针）、储药器（3 mL）、无线控制器（可选）、配套APP。</w:t>
      </w:r>
    </w:p>
    <w:p w14:paraId="225F903E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.5 产品特点：贴敷设计，体积微型化，佩戴隐蔽；支持蓝牙无线控制，操作便捷；具备IPX8级防水，适配日常洗漱、游泳；一次性耗材，降低交叉感染风险；运动友好，避免管路缠绕。</w:t>
      </w:r>
    </w:p>
    <w:p w14:paraId="15EF6605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.6 核心价值：解决传统有管路胰岛素泵佩戴不便、隐蔽性差、易出现管路缠绕/脱落的问题，提升患者佩戴舒适度，降低输注相关感染风险。</w:t>
      </w:r>
    </w:p>
    <w:p w14:paraId="6FD1FAA7">
      <w:pPr>
        <w:spacing w:before="380" w:after="140" w:line="288" w:lineRule="auto"/>
        <w:jc w:val="left"/>
        <w:outlineLvl w:val="0"/>
      </w:pPr>
      <w:bookmarkStart w:id="8" w:name="heading_2"/>
      <w:bookmarkStart w:id="9" w:name="_Toc9753"/>
      <w:r>
        <w:rPr>
          <w:rFonts w:hint="eastAsia" w:ascii="Arial" w:hAnsi="Arial" w:eastAsia="等线" w:cs="Arial"/>
          <w:b/>
          <w:sz w:val="36"/>
        </w:rPr>
        <w:t>2</w:t>
      </w:r>
      <w:r>
        <w:rPr>
          <w:rFonts w:ascii="Arial" w:hAnsi="Arial" w:eastAsia="等线" w:cs="Arial"/>
          <w:b/>
          <w:sz w:val="36"/>
        </w:rPr>
        <w:t>. 法规与标准符合性</w:t>
      </w:r>
      <w:bookmarkEnd w:id="8"/>
      <w:bookmarkEnd w:id="9"/>
    </w:p>
    <w:p w14:paraId="0BE93D48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10" w:name="_Toc20585"/>
      <w:r>
        <w:rPr>
          <w:rFonts w:hint="eastAsia" w:ascii="Arial" w:hAnsi="Arial" w:eastAsia="等线" w:cs="Arial"/>
          <w:b/>
          <w:sz w:val="24"/>
          <w:szCs w:val="24"/>
        </w:rPr>
        <w:t>2</w:t>
      </w:r>
      <w:r>
        <w:rPr>
          <w:rFonts w:ascii="Arial" w:hAnsi="Arial" w:eastAsia="等线" w:cs="Arial"/>
          <w:b/>
          <w:sz w:val="24"/>
          <w:szCs w:val="24"/>
        </w:rPr>
        <w:t>.1 核心法规依据</w:t>
      </w:r>
      <w:bookmarkEnd w:id="10"/>
    </w:p>
    <w:p w14:paraId="3D5D80CA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.1.1 《医疗器械监督管理条例》</w:t>
      </w:r>
    </w:p>
    <w:p w14:paraId="2093164F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.1.2 《胰岛素泵注册审查指导原则（2023年第26号）》</w:t>
      </w:r>
    </w:p>
    <w:p w14:paraId="06DCA219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11" w:name="_Toc287"/>
      <w:r>
        <w:rPr>
          <w:rFonts w:hint="eastAsia" w:ascii="Arial" w:hAnsi="Arial" w:eastAsia="等线" w:cs="Arial"/>
          <w:b/>
          <w:sz w:val="24"/>
          <w:szCs w:val="24"/>
        </w:rPr>
        <w:t>2.2 核心标准依据</w:t>
      </w:r>
      <w:bookmarkEnd w:id="11"/>
    </w:p>
    <w:p w14:paraId="7CBE295F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.2.1 GB 9706.1-2020《医用电气设备 第</w:t>
      </w:r>
      <w:r>
        <w:rPr>
          <w:rFonts w:hint="eastAsia"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部分：安全通用要求》</w:t>
      </w:r>
    </w:p>
    <w:p w14:paraId="43F9F572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.2.2 GB 9706.224-2021《医用电气设备 第2-24部分：输液泵和</w:t>
      </w:r>
      <w:r>
        <w:rPr>
          <w:rFonts w:hint="eastAsia" w:ascii="Arial" w:hAnsi="Arial" w:eastAsia="等线" w:cs="Arial"/>
          <w:sz w:val="22"/>
        </w:rPr>
        <w:t>输液</w:t>
      </w:r>
      <w:r>
        <w:rPr>
          <w:rFonts w:ascii="Arial" w:hAnsi="Arial" w:eastAsia="等线" w:cs="Arial"/>
          <w:sz w:val="22"/>
        </w:rPr>
        <w:t>控制器</w:t>
      </w:r>
      <w:r>
        <w:rPr>
          <w:rFonts w:hint="eastAsia" w:ascii="Arial" w:hAnsi="Arial" w:eastAsia="等线" w:cs="Arial"/>
          <w:sz w:val="22"/>
        </w:rPr>
        <w:t>的基本安全和基本性能专用要求</w:t>
      </w:r>
      <w:r>
        <w:rPr>
          <w:rFonts w:ascii="Arial" w:hAnsi="Arial" w:eastAsia="等线" w:cs="Arial"/>
          <w:sz w:val="22"/>
        </w:rPr>
        <w:t>》</w:t>
      </w:r>
    </w:p>
    <w:p w14:paraId="75EE204B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.2.3 ISO 10993系列《医疗器械生物学评价》</w:t>
      </w:r>
    </w:p>
    <w:p w14:paraId="715D5DB9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.2.</w:t>
      </w: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 xml:space="preserve"> ISO 14971-2019《医疗器械 风险管理</w:t>
      </w:r>
      <w:r>
        <w:rPr>
          <w:rFonts w:hint="eastAsia" w:ascii="Arial" w:hAnsi="Arial" w:eastAsia="等线" w:cs="Arial"/>
          <w:sz w:val="22"/>
        </w:rPr>
        <w:t>在</w:t>
      </w:r>
      <w:r>
        <w:rPr>
          <w:rFonts w:ascii="Arial" w:hAnsi="Arial" w:eastAsia="等线" w:cs="Arial"/>
          <w:sz w:val="22"/>
        </w:rPr>
        <w:t>医疗</w:t>
      </w:r>
      <w:r>
        <w:rPr>
          <w:rFonts w:hint="eastAsia" w:ascii="Arial" w:hAnsi="Arial" w:eastAsia="等线" w:cs="Arial"/>
          <w:sz w:val="22"/>
        </w:rPr>
        <w:t>设备中</w:t>
      </w:r>
      <w:r>
        <w:rPr>
          <w:rFonts w:ascii="Arial" w:hAnsi="Arial" w:eastAsia="等线" w:cs="Arial"/>
          <w:sz w:val="22"/>
        </w:rPr>
        <w:t>的应用》</w:t>
      </w:r>
    </w:p>
    <w:p w14:paraId="6AEB62AE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2.2.5 YY 9706.108-2021《医用电气设备  第1-8部分 基本安全和基本性能的通用要求 并列标准：通用要求，医用电气设备和医用电气系统中报警系统的测试和指南》</w:t>
      </w:r>
    </w:p>
    <w:p w14:paraId="5152E1F4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2.2.6 YY9706.102-2021《医用电气设备 第1-2部分：基本安全和基本性能的通用要求 并列标准：电磁兼容 要求和试验》</w:t>
      </w:r>
    </w:p>
    <w:p w14:paraId="76D8927F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B4EBDA2">
      <w:pPr>
        <w:spacing w:before="380" w:after="140" w:line="288" w:lineRule="auto"/>
        <w:jc w:val="left"/>
        <w:outlineLvl w:val="0"/>
      </w:pPr>
      <w:bookmarkStart w:id="12" w:name="heading_3"/>
      <w:bookmarkStart w:id="13" w:name="_Toc7296"/>
      <w:r>
        <w:rPr>
          <w:rFonts w:hint="eastAsia" w:ascii="Arial" w:hAnsi="Arial" w:eastAsia="等线" w:cs="Arial"/>
          <w:b/>
          <w:sz w:val="36"/>
        </w:rPr>
        <w:t>3</w:t>
      </w:r>
      <w:r>
        <w:rPr>
          <w:rFonts w:ascii="Arial" w:hAnsi="Arial" w:eastAsia="等线" w:cs="Arial"/>
          <w:b/>
          <w:sz w:val="36"/>
        </w:rPr>
        <w:t>. 功能需求</w:t>
      </w:r>
      <w:bookmarkEnd w:id="12"/>
      <w:bookmarkEnd w:id="13"/>
    </w:p>
    <w:p w14:paraId="534836C5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14" w:name="heading_4"/>
      <w:bookmarkStart w:id="15" w:name="_Toc19587"/>
      <w:r>
        <w:rPr>
          <w:rFonts w:hint="eastAsia" w:ascii="Arial" w:hAnsi="Arial" w:eastAsia="等线" w:cs="Arial"/>
          <w:b/>
          <w:sz w:val="24"/>
          <w:szCs w:val="24"/>
        </w:rPr>
        <w:t>3</w:t>
      </w:r>
      <w:r>
        <w:rPr>
          <w:rFonts w:ascii="Arial" w:hAnsi="Arial" w:eastAsia="等线" w:cs="Arial"/>
          <w:b/>
          <w:sz w:val="24"/>
          <w:szCs w:val="24"/>
        </w:rPr>
        <w:t>.1 输注控制功能</w:t>
      </w:r>
      <w:bookmarkEnd w:id="14"/>
      <w:bookmarkEnd w:id="15"/>
    </w:p>
    <w:p w14:paraId="12E0C4D5">
      <w:pPr>
        <w:spacing w:before="120" w:after="120" w:line="288" w:lineRule="auto"/>
        <w:jc w:val="left"/>
        <w:rPr>
          <w:rFonts w:eastAsia="等线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.1.1 基础率输注：基础率范围【0.0</w:t>
      </w:r>
      <w:r>
        <w:rPr>
          <w:rFonts w:hint="eastAsia" w:ascii="Arial" w:hAnsi="Arial" w:eastAsia="等线" w:cs="Arial"/>
          <w:sz w:val="22"/>
        </w:rPr>
        <w:t>5</w:t>
      </w:r>
      <w:r>
        <w:rPr>
          <w:rFonts w:ascii="Arial" w:hAnsi="Arial" w:eastAsia="等线" w:cs="Arial"/>
          <w:sz w:val="22"/>
        </w:rPr>
        <w:t>–3</w:t>
      </w:r>
      <w:r>
        <w:rPr>
          <w:rFonts w:hint="eastAsia" w:ascii="Arial" w:hAnsi="Arial" w:eastAsia="等线" w:cs="Arial"/>
          <w:sz w:val="22"/>
        </w:rPr>
        <w:t>0</w:t>
      </w:r>
      <w:r>
        <w:rPr>
          <w:rFonts w:ascii="Arial" w:hAnsi="Arial" w:eastAsia="等线" w:cs="Arial"/>
          <w:sz w:val="22"/>
        </w:rPr>
        <w:t>U/</w:t>
      </w:r>
      <w:ins w:id="3" w:author="晓辉 牛" w:date="2026-05-06T14:41:00Z">
        <w:r>
          <w:rPr>
            <w:rFonts w:hint="eastAsia" w:ascii="Arial" w:hAnsi="Arial" w:eastAsia="等线" w:cs="Arial"/>
            <w:sz w:val="22"/>
          </w:rPr>
          <w:t>h</w:t>
        </w:r>
      </w:ins>
      <w:r>
        <w:rPr>
          <w:rFonts w:ascii="Arial" w:hAnsi="Arial" w:eastAsia="等线" w:cs="Arial"/>
          <w:sz w:val="22"/>
        </w:rPr>
        <w:t>】，调节步长0.0</w:t>
      </w:r>
      <w:r>
        <w:rPr>
          <w:rFonts w:hint="eastAsia" w:ascii="Arial" w:hAnsi="Arial" w:eastAsia="等线" w:cs="Arial"/>
          <w:sz w:val="22"/>
        </w:rPr>
        <w:t>5</w:t>
      </w:r>
      <w:r>
        <w:rPr>
          <w:rFonts w:ascii="Arial" w:hAnsi="Arial" w:eastAsia="等线" w:cs="Arial"/>
          <w:sz w:val="22"/>
        </w:rPr>
        <w:t>U/</w:t>
      </w:r>
      <w:ins w:id="4" w:author="晓辉 牛" w:date="2026-05-06T14:41:00Z">
        <w:r>
          <w:rPr>
            <w:rFonts w:hint="eastAsia" w:ascii="Arial" w:hAnsi="Arial" w:eastAsia="等线" w:cs="Arial"/>
            <w:sz w:val="22"/>
          </w:rPr>
          <w:t>h</w:t>
        </w:r>
      </w:ins>
      <w:r>
        <w:rPr>
          <w:rFonts w:hint="eastAsia" w:ascii="Arial" w:hAnsi="Arial" w:eastAsia="等线" w:cs="Arial"/>
          <w:sz w:val="22"/>
        </w:rPr>
        <w:t>；</w:t>
      </w:r>
    </w:p>
    <w:p w14:paraId="40168C82">
      <w:pPr>
        <w:spacing w:before="120" w:after="120" w:line="288" w:lineRule="auto"/>
        <w:jc w:val="left"/>
        <w:rPr>
          <w:rFonts w:eastAsia="等线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.1.2 大剂量输注：大剂量范围【0.0</w:t>
      </w:r>
      <w:r>
        <w:rPr>
          <w:rFonts w:hint="eastAsia" w:ascii="Arial" w:hAnsi="Arial" w:eastAsia="等线" w:cs="Arial"/>
          <w:sz w:val="22"/>
        </w:rPr>
        <w:t>5</w:t>
      </w:r>
      <w:r>
        <w:rPr>
          <w:rFonts w:ascii="Arial" w:hAnsi="Arial" w:eastAsia="等线" w:cs="Arial"/>
          <w:sz w:val="22"/>
        </w:rPr>
        <w:t>–</w:t>
      </w:r>
      <w:r>
        <w:rPr>
          <w:rFonts w:hint="eastAsia" w:ascii="Arial" w:hAnsi="Arial" w:eastAsia="等线" w:cs="Arial"/>
          <w:sz w:val="22"/>
        </w:rPr>
        <w:t>30</w:t>
      </w:r>
      <w:r>
        <w:rPr>
          <w:rFonts w:ascii="Arial" w:hAnsi="Arial" w:eastAsia="等线" w:cs="Arial"/>
          <w:sz w:val="22"/>
        </w:rPr>
        <w:t>U】，</w:t>
      </w:r>
      <w:r>
        <w:rPr>
          <w:rFonts w:hint="eastAsia" w:ascii="Arial" w:hAnsi="Arial" w:eastAsia="等线" w:cs="Arial"/>
          <w:sz w:val="22"/>
        </w:rPr>
        <w:t>1.5U/min；</w:t>
      </w:r>
    </w:p>
    <w:p w14:paraId="66481935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 xml:space="preserve">.1.3 </w:t>
      </w:r>
      <w:r>
        <w:rPr>
          <w:rFonts w:hint="eastAsia" w:ascii="Arial" w:hAnsi="Arial" w:eastAsia="等线" w:cs="Arial"/>
          <w:sz w:val="22"/>
        </w:rPr>
        <w:t>临时基础率：时间范围可在0.5</w:t>
      </w:r>
      <w:ins w:id="5" w:author="晓辉 牛" w:date="2026-05-06T14:41:00Z">
        <w:r>
          <w:rPr>
            <w:rFonts w:hint="eastAsia" w:ascii="Arial" w:hAnsi="Arial" w:eastAsia="等线" w:cs="Arial"/>
            <w:sz w:val="22"/>
          </w:rPr>
          <w:t>h</w:t>
        </w:r>
      </w:ins>
      <w:r>
        <w:rPr>
          <w:rFonts w:hint="eastAsia" w:ascii="Arial" w:hAnsi="Arial" w:eastAsia="等线" w:cs="Arial"/>
          <w:sz w:val="22"/>
        </w:rPr>
        <w:t>-12</w:t>
      </w:r>
      <w:ins w:id="6" w:author="晓辉 牛" w:date="2026-05-06T14:41:00Z">
        <w:r>
          <w:rPr>
            <w:rFonts w:hint="eastAsia" w:ascii="Arial" w:hAnsi="Arial" w:eastAsia="等线" w:cs="Arial"/>
            <w:sz w:val="22"/>
          </w:rPr>
          <w:t>h</w:t>
        </w:r>
      </w:ins>
      <w:r>
        <w:rPr>
          <w:rFonts w:hint="eastAsia" w:ascii="Arial" w:hAnsi="Arial" w:eastAsia="等线" w:cs="Arial"/>
          <w:sz w:val="22"/>
        </w:rPr>
        <w:t>内设置，速度为【0.05-30U/</w:t>
      </w:r>
      <w:ins w:id="7" w:author="晓辉 牛" w:date="2026-05-06T14:41:00Z">
        <w:r>
          <w:rPr>
            <w:rFonts w:hint="eastAsia" w:ascii="Arial" w:hAnsi="Arial" w:eastAsia="等线" w:cs="Arial"/>
            <w:sz w:val="22"/>
          </w:rPr>
          <w:t>h</w:t>
        </w:r>
      </w:ins>
      <w:r>
        <w:rPr>
          <w:rFonts w:hint="eastAsia" w:ascii="Arial" w:hAnsi="Arial" w:eastAsia="等线" w:cs="Arial"/>
          <w:sz w:val="22"/>
        </w:rPr>
        <w:t>】；</w:t>
      </w:r>
    </w:p>
    <w:p w14:paraId="6E27F162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.1.4输注精度：输注精度≤±5%</w:t>
      </w:r>
    </w:p>
    <w:p w14:paraId="06C54258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.1.</w:t>
      </w:r>
      <w:r>
        <w:rPr>
          <w:rFonts w:hint="eastAsia" w:ascii="Arial" w:hAnsi="Arial" w:eastAsia="等线" w:cs="Arial"/>
          <w:sz w:val="22"/>
        </w:rPr>
        <w:t>5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</w:rPr>
        <w:t>输注管路堵塞报警阈值为15psi</w:t>
      </w:r>
    </w:p>
    <w:p w14:paraId="54201DDE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3.1.6单一故障状态下输注最大量应不超过1U</w:t>
      </w:r>
    </w:p>
    <w:p w14:paraId="7D2DDBE3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3.1.7</w:t>
      </w:r>
      <w:r>
        <w:rPr>
          <w:rFonts w:ascii="Arial" w:hAnsi="Arial" w:eastAsia="等线" w:cs="Arial"/>
          <w:sz w:val="22"/>
        </w:rPr>
        <w:t>储药器要求：容量</w:t>
      </w:r>
      <w:r>
        <w:rPr>
          <w:rFonts w:hint="eastAsia" w:ascii="Arial" w:hAnsi="Arial" w:eastAsia="等线" w:cs="Arial"/>
          <w:sz w:val="22"/>
        </w:rPr>
        <w:t>为</w:t>
      </w:r>
      <w:r>
        <w:rPr>
          <w:rFonts w:ascii="Arial" w:hAnsi="Arial" w:eastAsia="等线" w:cs="Arial"/>
          <w:sz w:val="22"/>
        </w:rPr>
        <w:t>300U（3 mL），一次性无菌设计，材质符合生物相容性要求；</w:t>
      </w:r>
    </w:p>
    <w:p w14:paraId="0376E508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.1.</w:t>
      </w:r>
      <w:r>
        <w:rPr>
          <w:rFonts w:hint="eastAsia" w:ascii="Arial" w:hAnsi="Arial" w:eastAsia="等线" w:cs="Arial"/>
          <w:sz w:val="22"/>
        </w:rPr>
        <w:t>8</w:t>
      </w:r>
      <w:r>
        <w:rPr>
          <w:rFonts w:ascii="Arial" w:hAnsi="Arial" w:eastAsia="等线" w:cs="Arial"/>
          <w:sz w:val="22"/>
        </w:rPr>
        <w:t xml:space="preserve"> 输注针要求：一次性无菌输注针，规格【</w:t>
      </w:r>
      <w:ins w:id="8" w:author="晓辉 牛" w:date="2026-05-06T14:40:00Z">
        <w:r>
          <w:rPr>
            <w:rFonts w:hint="eastAsia" w:ascii="Arial" w:hAnsi="Arial" w:eastAsia="等线" w:cs="Arial"/>
            <w:sz w:val="22"/>
          </w:rPr>
          <w:t>0</w:t>
        </w:r>
      </w:ins>
      <w:ins w:id="9" w:author="晓辉 牛" w:date="2026-05-06T14:41:00Z">
        <w:r>
          <w:rPr>
            <w:rFonts w:hint="eastAsia" w:ascii="Arial" w:hAnsi="Arial" w:eastAsia="等线" w:cs="Arial"/>
            <w:sz w:val="22"/>
          </w:rPr>
          <w:t>.264mm（OD）</w:t>
        </w:r>
      </w:ins>
      <w:r>
        <w:rPr>
          <w:rFonts w:ascii="Arial" w:hAnsi="Arial" w:eastAsia="等线" w:cs="Arial"/>
          <w:sz w:val="22"/>
        </w:rPr>
        <w:t>×</w:t>
      </w:r>
      <w:ins w:id="10" w:author="晓辉 牛" w:date="2026-05-06T14:26:00Z">
        <w:r>
          <w:rPr>
            <w:rFonts w:hint="eastAsia" w:ascii="Arial" w:hAnsi="Arial" w:eastAsia="等线" w:cs="Arial"/>
            <w:sz w:val="22"/>
          </w:rPr>
          <w:t>5</w:t>
        </w:r>
      </w:ins>
      <w:ins w:id="11" w:author="晓辉 牛" w:date="2026-05-06T14:26:00Z">
        <w:r>
          <w:rPr>
            <w:rFonts w:ascii="Arial" w:hAnsi="Arial" w:eastAsia="等线" w:cs="Arial"/>
            <w:sz w:val="22"/>
          </w:rPr>
          <w:t>mm</w:t>
        </w:r>
      </w:ins>
      <w:ins w:id="12" w:author="晓辉 牛" w:date="2026-05-06T14:41:00Z">
        <w:r>
          <w:rPr>
            <w:rFonts w:hint="eastAsia" w:ascii="Arial" w:hAnsi="Arial" w:eastAsia="等线" w:cs="Arial"/>
            <w:sz w:val="22"/>
          </w:rPr>
          <w:t>（L）</w:t>
        </w:r>
      </w:ins>
      <w:r>
        <w:rPr>
          <w:rFonts w:ascii="Arial" w:hAnsi="Arial" w:eastAsia="等线" w:cs="Arial"/>
          <w:sz w:val="22"/>
        </w:rPr>
        <w:t>】，</w:t>
      </w:r>
    </w:p>
    <w:p w14:paraId="3069DD1F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16" w:name="_Toc22005"/>
      <w:bookmarkStart w:id="17" w:name="heading_5"/>
      <w:r>
        <w:rPr>
          <w:rFonts w:hint="eastAsia" w:ascii="Arial" w:hAnsi="Arial" w:eastAsia="等线" w:cs="Arial"/>
          <w:b/>
          <w:sz w:val="24"/>
          <w:szCs w:val="24"/>
        </w:rPr>
        <w:t>3</w:t>
      </w:r>
      <w:r>
        <w:rPr>
          <w:rFonts w:ascii="Arial" w:hAnsi="Arial" w:eastAsia="等线" w:cs="Arial"/>
          <w:b/>
          <w:sz w:val="24"/>
          <w:szCs w:val="24"/>
        </w:rPr>
        <w:t>.2 安全报警功能</w:t>
      </w:r>
      <w:bookmarkEnd w:id="16"/>
      <w:bookmarkEnd w:id="17"/>
    </w:p>
    <w:p w14:paraId="1AADD656">
      <w:pPr>
        <w:spacing w:before="120" w:after="120" w:line="288" w:lineRule="auto"/>
        <w:jc w:val="left"/>
        <w:rPr>
          <w:rFonts w:eastAsia="等线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.2.1 必报报警项：输注异常（输注中断、输注过量/不足）、</w:t>
      </w:r>
      <w:r>
        <w:rPr>
          <w:rFonts w:hint="eastAsia" w:ascii="Arial" w:hAnsi="Arial" w:eastAsia="等线" w:cs="Arial"/>
          <w:sz w:val="22"/>
        </w:rPr>
        <w:t>低药量、药液耗尽</w:t>
      </w:r>
      <w:r>
        <w:rPr>
          <w:rFonts w:ascii="Arial" w:hAnsi="Arial" w:eastAsia="等线" w:cs="Arial"/>
          <w:sz w:val="22"/>
        </w:rPr>
        <w:t>、堵管、低电量</w:t>
      </w:r>
      <w:r>
        <w:rPr>
          <w:rFonts w:hint="eastAsia" w:ascii="Arial" w:hAnsi="Arial" w:eastAsia="等线" w:cs="Arial"/>
          <w:sz w:val="22"/>
        </w:rPr>
        <w:t>。</w:t>
      </w:r>
    </w:p>
    <w:p w14:paraId="702518E0">
      <w:pPr>
        <w:spacing w:before="120" w:after="120" w:line="288" w:lineRule="auto"/>
        <w:jc w:val="left"/>
        <w:rPr>
          <w:rFonts w:eastAsia="等线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.2.2 可选报警项（可设置关闭）：蓝牙通信中断、输注提醒</w:t>
      </w:r>
      <w:r>
        <w:rPr>
          <w:rFonts w:hint="eastAsia" w:ascii="Arial" w:hAnsi="Arial" w:eastAsia="等线" w:cs="Arial"/>
          <w:sz w:val="22"/>
        </w:rPr>
        <w:t>;</w:t>
      </w:r>
    </w:p>
    <w:p w14:paraId="4F4F337E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.2.3 报警方式：泵体具备声+振动报警，声音强度≥</w:t>
      </w:r>
      <w:r>
        <w:rPr>
          <w:rFonts w:hint="eastAsia" w:ascii="Arial" w:hAnsi="Arial" w:eastAsia="等线" w:cs="Arial"/>
          <w:sz w:val="22"/>
        </w:rPr>
        <w:t>45</w:t>
      </w:r>
      <w:r>
        <w:rPr>
          <w:rFonts w:ascii="Arial" w:hAnsi="Arial" w:eastAsia="等线" w:cs="Arial"/>
          <w:sz w:val="22"/>
        </w:rPr>
        <w:t>dB（A），振动频率1–</w:t>
      </w:r>
      <w:r>
        <w:rPr>
          <w:rFonts w:hint="eastAsia" w:ascii="Arial" w:hAnsi="Arial" w:eastAsia="等线" w:cs="Arial"/>
          <w:sz w:val="22"/>
        </w:rPr>
        <w:t>3k</w:t>
      </w:r>
      <w:r>
        <w:rPr>
          <w:rFonts w:ascii="Arial" w:hAnsi="Arial" w:eastAsia="等线" w:cs="Arial"/>
          <w:sz w:val="22"/>
        </w:rPr>
        <w:t>Hz</w:t>
      </w:r>
      <w:r>
        <w:rPr>
          <w:rFonts w:hint="eastAsia" w:ascii="Arial" w:hAnsi="Arial" w:eastAsia="等线" w:cs="Arial"/>
          <w:sz w:val="22"/>
        </w:rPr>
        <w:t>，</w:t>
      </w:r>
      <w:r>
        <w:rPr>
          <w:rFonts w:ascii="Arial" w:hAnsi="Arial" w:eastAsia="等线" w:cs="Arial"/>
          <w:sz w:val="22"/>
        </w:rPr>
        <w:t>配套APP具备推送报警，报警信息可保留≥90天；报警触发后持续提醒，直至用户确认。</w:t>
      </w:r>
    </w:p>
    <w:p w14:paraId="15B8CACE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18" w:name="_Toc19807"/>
      <w:bookmarkStart w:id="19" w:name="heading_6"/>
      <w:r>
        <w:rPr>
          <w:rFonts w:hint="eastAsia" w:ascii="Arial" w:hAnsi="Arial" w:eastAsia="等线" w:cs="Arial"/>
          <w:b/>
          <w:sz w:val="24"/>
          <w:szCs w:val="24"/>
        </w:rPr>
        <w:t>3</w:t>
      </w:r>
      <w:r>
        <w:rPr>
          <w:rFonts w:ascii="Arial" w:hAnsi="Arial" w:eastAsia="等线" w:cs="Arial"/>
          <w:b/>
          <w:sz w:val="24"/>
          <w:szCs w:val="24"/>
        </w:rPr>
        <w:t>.3 无线通信功能</w:t>
      </w:r>
      <w:bookmarkEnd w:id="18"/>
      <w:bookmarkEnd w:id="19"/>
    </w:p>
    <w:p w14:paraId="48765F94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.3.1 通信模块：采用蓝牙【5.0及以上】版本，通信距离≥10 m；</w:t>
      </w:r>
    </w:p>
    <w:p w14:paraId="36736C2A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.3.2 通信安全：采用加密算法，防止数据劫持、重放攻击；仅授权设备可连接泵体，连接时需验证密码/指纹。</w:t>
      </w:r>
    </w:p>
    <w:p w14:paraId="37B841E0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4.3.3 数据存储与同步：配套APP支持数据同步，</w:t>
      </w:r>
      <w:r>
        <w:rPr>
          <w:rFonts w:hint="eastAsia" w:ascii="Arial" w:hAnsi="Arial" w:eastAsia="等线" w:cs="Arial"/>
          <w:sz w:val="22"/>
        </w:rPr>
        <w:t>历史数据</w:t>
      </w:r>
      <w:r>
        <w:rPr>
          <w:rFonts w:ascii="Arial" w:hAnsi="Arial" w:eastAsia="等线" w:cs="Arial"/>
          <w:sz w:val="22"/>
        </w:rPr>
        <w:t>≥90天输注记录（基础率、大剂量、报警、电池状态），数据可导出；</w:t>
      </w:r>
    </w:p>
    <w:p w14:paraId="349B5747">
      <w:pPr>
        <w:spacing w:before="320" w:after="120" w:line="288" w:lineRule="auto"/>
        <w:jc w:val="left"/>
        <w:outlineLvl w:val="1"/>
        <w:rPr>
          <w:sz w:val="24"/>
          <w:szCs w:val="24"/>
        </w:rPr>
      </w:pPr>
      <w:bookmarkStart w:id="20" w:name="heading_7"/>
      <w:bookmarkStart w:id="21" w:name="_Toc19278"/>
      <w:r>
        <w:rPr>
          <w:rFonts w:hint="eastAsia" w:ascii="Arial" w:hAnsi="Arial" w:eastAsia="等线" w:cs="Arial"/>
          <w:b/>
          <w:sz w:val="24"/>
          <w:szCs w:val="24"/>
        </w:rPr>
        <w:t>3</w:t>
      </w:r>
      <w:r>
        <w:rPr>
          <w:rFonts w:ascii="Arial" w:hAnsi="Arial" w:eastAsia="等线" w:cs="Arial"/>
          <w:b/>
          <w:sz w:val="24"/>
          <w:szCs w:val="24"/>
        </w:rPr>
        <w:t>.4 人机交互功能</w:t>
      </w:r>
      <w:bookmarkEnd w:id="20"/>
      <w:bookmarkEnd w:id="21"/>
    </w:p>
    <w:p w14:paraId="089B0509">
      <w:pPr>
        <w:spacing w:before="120" w:after="120" w:line="288" w:lineRule="auto"/>
        <w:jc w:val="left"/>
        <w:rPr>
          <w:rFonts w:eastAsia="等线"/>
        </w:rPr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.4.1 泵体设计：重量≤</w:t>
      </w:r>
      <w:r>
        <w:rPr>
          <w:rFonts w:hint="eastAsia" w:ascii="Arial" w:hAnsi="Arial" w:eastAsia="等线" w:cs="Arial"/>
          <w:sz w:val="22"/>
        </w:rPr>
        <w:t>20</w:t>
      </w:r>
      <w:r>
        <w:rPr>
          <w:rFonts w:ascii="Arial" w:hAnsi="Arial" w:eastAsia="等线" w:cs="Arial"/>
          <w:sz w:val="22"/>
        </w:rPr>
        <w:t>g</w:t>
      </w:r>
      <w:ins w:id="13" w:author="晓辉 牛" w:date="2026-05-06T14:32:00Z">
        <w:r>
          <w:rPr>
            <w:rFonts w:hint="eastAsia" w:ascii="Arial" w:hAnsi="Arial" w:eastAsia="等线" w:cs="Arial"/>
            <w:sz w:val="22"/>
          </w:rPr>
          <w:t>(待样机确定)</w:t>
        </w:r>
      </w:ins>
      <w:r>
        <w:rPr>
          <w:rFonts w:ascii="Arial" w:hAnsi="Arial" w:eastAsia="等线" w:cs="Arial"/>
          <w:sz w:val="22"/>
        </w:rPr>
        <w:t>，尺寸【</w:t>
      </w:r>
      <w:r>
        <w:rPr>
          <w:rFonts w:hint="eastAsia" w:ascii="Arial" w:hAnsi="Arial" w:eastAsia="等线" w:cs="Arial"/>
          <w:sz w:val="22"/>
        </w:rPr>
        <w:t>50.9</w:t>
      </w:r>
      <w:r>
        <w:rPr>
          <w:rFonts w:ascii="Arial" w:hAnsi="Arial" w:eastAsia="等线" w:cs="Arial"/>
          <w:sz w:val="22"/>
        </w:rPr>
        <w:t xml:space="preserve"> mm×</w:t>
      </w:r>
      <w:r>
        <w:rPr>
          <w:rFonts w:hint="eastAsia" w:ascii="Arial" w:hAnsi="Arial" w:eastAsia="等线" w:cs="Arial"/>
          <w:sz w:val="22"/>
        </w:rPr>
        <w:t>32</w:t>
      </w:r>
      <w:r>
        <w:rPr>
          <w:rFonts w:ascii="Arial" w:hAnsi="Arial" w:eastAsia="等线" w:cs="Arial"/>
          <w:sz w:val="22"/>
        </w:rPr>
        <w:t xml:space="preserve"> mm×</w:t>
      </w:r>
      <w:r>
        <w:rPr>
          <w:rFonts w:hint="eastAsia" w:ascii="Arial" w:hAnsi="Arial" w:eastAsia="等线" w:cs="Arial"/>
          <w:sz w:val="22"/>
        </w:rPr>
        <w:t>14.1</w:t>
      </w:r>
      <w:r>
        <w:rPr>
          <w:rFonts w:ascii="Arial" w:hAnsi="Arial" w:eastAsia="等线" w:cs="Arial"/>
          <w:sz w:val="22"/>
        </w:rPr>
        <w:t>mm】；表面无尖锐棱角，便于贴敷；具备IPX8级防水（水下2 m/30 min），防水密封可靠，可承受日常洗漱、游泳</w:t>
      </w:r>
      <w:r>
        <w:rPr>
          <w:rFonts w:hint="eastAsia" w:ascii="Arial" w:hAnsi="Arial" w:eastAsia="等线" w:cs="Arial"/>
          <w:sz w:val="22"/>
        </w:rPr>
        <w:t>。</w:t>
      </w:r>
    </w:p>
    <w:p w14:paraId="2331E263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.4.2 贴敷底座：采用低敏医用胶贴，粘性适中，佩戴</w:t>
      </w: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天无严重皮肤刺激、过敏；胶贴边缘圆润，不易卷边、脱落；适配腹部、大腿外侧等常用输注部位。</w:t>
      </w:r>
    </w:p>
    <w:p w14:paraId="6095DA15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.4.</w:t>
      </w: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 xml:space="preserve"> 配套APP：支持iOS、Android</w:t>
      </w:r>
      <w:ins w:id="14" w:author="晓辉 牛" w:date="2026-05-06T14:32:00Z">
        <w:r>
          <w:rPr>
            <w:rFonts w:hint="eastAsia" w:ascii="Arial" w:hAnsi="Arial" w:eastAsia="等线" w:cs="Arial"/>
            <w:sz w:val="22"/>
          </w:rPr>
          <w:t>、鸿蒙</w:t>
        </w:r>
      </w:ins>
      <w:r>
        <w:rPr>
          <w:rFonts w:ascii="Arial" w:hAnsi="Arial" w:eastAsia="等线" w:cs="Arial"/>
          <w:sz w:val="22"/>
        </w:rPr>
        <w:t>版本，适配≥90%市占率手机机型；界面简洁，支持基础率设置、大剂量输注、报警查看、数据统计（日/周/月输注量、血糖趋势）；支持与第三方CGM设备联动（可选），显示血糖数据。</w:t>
      </w:r>
    </w:p>
    <w:p w14:paraId="23AA30CD">
      <w:pPr>
        <w:spacing w:before="380" w:after="140" w:line="288" w:lineRule="auto"/>
        <w:jc w:val="left"/>
        <w:outlineLvl w:val="0"/>
      </w:pPr>
      <w:bookmarkStart w:id="22" w:name="_Toc1707"/>
      <w:bookmarkStart w:id="23" w:name="heading_8"/>
      <w:r>
        <w:rPr>
          <w:rFonts w:hint="eastAsia" w:ascii="Arial" w:hAnsi="Arial" w:eastAsia="等线" w:cs="Arial"/>
          <w:b/>
          <w:sz w:val="36"/>
        </w:rPr>
        <w:t>4</w:t>
      </w:r>
      <w:r>
        <w:rPr>
          <w:rFonts w:ascii="Arial" w:hAnsi="Arial" w:eastAsia="等线" w:cs="Arial"/>
          <w:b/>
          <w:sz w:val="36"/>
        </w:rPr>
        <w:t>. 非功能需求</w:t>
      </w:r>
      <w:bookmarkEnd w:id="22"/>
      <w:bookmarkEnd w:id="23"/>
    </w:p>
    <w:p w14:paraId="499680C4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24" w:name="_Toc20486"/>
      <w:r>
        <w:rPr>
          <w:rFonts w:hint="eastAsia" w:ascii="Arial" w:hAnsi="Arial" w:eastAsia="等线" w:cs="Arial"/>
          <w:b/>
          <w:sz w:val="24"/>
          <w:szCs w:val="24"/>
        </w:rPr>
        <w:t>4</w:t>
      </w:r>
      <w:r>
        <w:rPr>
          <w:rFonts w:ascii="Arial" w:hAnsi="Arial" w:eastAsia="等线" w:cs="Arial"/>
          <w:b/>
          <w:sz w:val="24"/>
          <w:szCs w:val="24"/>
        </w:rPr>
        <w:t>.1 环境适应性需求</w:t>
      </w:r>
      <w:bookmarkEnd w:id="24"/>
    </w:p>
    <w:p w14:paraId="06F01467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.1.1 工作环境：温度【5–40℃】，相对湿度【</w:t>
      </w: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0%–</w:t>
      </w:r>
      <w:r>
        <w:rPr>
          <w:rFonts w:hint="eastAsia" w:ascii="Arial" w:hAnsi="Arial" w:eastAsia="等线" w:cs="Arial"/>
          <w:sz w:val="22"/>
        </w:rPr>
        <w:t>90</w:t>
      </w:r>
      <w:r>
        <w:rPr>
          <w:rFonts w:ascii="Arial" w:hAnsi="Arial" w:eastAsia="等线" w:cs="Arial"/>
          <w:sz w:val="22"/>
        </w:rPr>
        <w:t>%】，大气压力【</w:t>
      </w:r>
      <w:r>
        <w:rPr>
          <w:rFonts w:hint="eastAsia" w:ascii="Arial" w:hAnsi="Arial" w:eastAsia="等线" w:cs="Arial"/>
          <w:sz w:val="22"/>
        </w:rPr>
        <w:t>70</w:t>
      </w:r>
      <w:r>
        <w:rPr>
          <w:rFonts w:ascii="Arial" w:hAnsi="Arial" w:eastAsia="等线" w:cs="Arial"/>
          <w:sz w:val="22"/>
        </w:rPr>
        <w:t>–106 kPa】。</w:t>
      </w:r>
    </w:p>
    <w:p w14:paraId="6BCE9768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.1.2 运输环境：</w:t>
      </w:r>
      <w:commentRangeStart w:id="0"/>
      <w:r>
        <w:rPr>
          <w:rFonts w:ascii="Arial" w:hAnsi="Arial" w:eastAsia="等线" w:cs="Arial"/>
          <w:sz w:val="22"/>
        </w:rPr>
        <w:t>温度【</w:t>
      </w:r>
      <w:ins w:id="15" w:author="晓辉 牛" w:date="2026-05-06T14:39:00Z">
        <w:r>
          <w:rPr>
            <w:rFonts w:hint="eastAsia" w:ascii="Arial" w:hAnsi="Arial" w:eastAsia="等线" w:cs="Arial"/>
            <w:sz w:val="22"/>
          </w:rPr>
          <w:t>0</w:t>
        </w:r>
      </w:ins>
      <w:r>
        <w:rPr>
          <w:rFonts w:ascii="Arial" w:hAnsi="Arial" w:eastAsia="等线" w:cs="Arial"/>
          <w:sz w:val="22"/>
        </w:rPr>
        <w:t>–</w:t>
      </w:r>
      <w:ins w:id="16" w:author="晓辉 牛" w:date="2026-05-06T14:39:00Z">
        <w:r>
          <w:rPr>
            <w:rFonts w:hint="eastAsia" w:ascii="Arial" w:hAnsi="Arial" w:eastAsia="等线" w:cs="Arial"/>
            <w:sz w:val="22"/>
          </w:rPr>
          <w:t>40</w:t>
        </w:r>
      </w:ins>
      <w:r>
        <w:rPr>
          <w:rFonts w:ascii="Arial" w:hAnsi="Arial" w:eastAsia="等线" w:cs="Arial"/>
          <w:sz w:val="22"/>
        </w:rPr>
        <w:t>℃】</w:t>
      </w:r>
      <w:commentRangeEnd w:id="0"/>
      <w:r>
        <w:rPr>
          <w:rStyle w:val="14"/>
        </w:rPr>
        <w:commentReference w:id="0"/>
      </w:r>
      <w:r>
        <w:rPr>
          <w:rFonts w:ascii="Arial" w:hAnsi="Arial" w:eastAsia="等线" w:cs="Arial"/>
          <w:sz w:val="22"/>
        </w:rPr>
        <w:t>，相对湿度【</w:t>
      </w: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0%–90%】，无剧烈振动、冲击，避免阳光直射。</w:t>
      </w:r>
    </w:p>
    <w:p w14:paraId="65D6E42B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.1.3 存储环境：</w:t>
      </w:r>
      <w:commentRangeStart w:id="1"/>
      <w:r>
        <w:rPr>
          <w:rFonts w:ascii="Arial" w:hAnsi="Arial" w:eastAsia="等线" w:cs="Arial"/>
          <w:sz w:val="22"/>
        </w:rPr>
        <w:t>温度【</w:t>
      </w:r>
      <w:ins w:id="17" w:author="晓辉 牛" w:date="2026-05-06T14:38:00Z">
        <w:r>
          <w:rPr>
            <w:rFonts w:hint="eastAsia" w:ascii="Arial" w:hAnsi="Arial" w:eastAsia="等线" w:cs="Arial"/>
            <w:sz w:val="22"/>
          </w:rPr>
          <w:t>0</w:t>
        </w:r>
      </w:ins>
      <w:r>
        <w:rPr>
          <w:rFonts w:ascii="Arial" w:hAnsi="Arial" w:eastAsia="等线" w:cs="Arial"/>
          <w:sz w:val="22"/>
        </w:rPr>
        <w:t>–</w:t>
      </w:r>
      <w:ins w:id="18" w:author="晓辉 牛" w:date="2026-05-06T14:38:00Z">
        <w:r>
          <w:rPr>
            <w:rFonts w:hint="eastAsia" w:ascii="Arial" w:hAnsi="Arial" w:eastAsia="等线" w:cs="Arial"/>
            <w:sz w:val="22"/>
          </w:rPr>
          <w:t>30</w:t>
        </w:r>
      </w:ins>
      <w:r>
        <w:rPr>
          <w:rFonts w:ascii="Arial" w:hAnsi="Arial" w:eastAsia="等线" w:cs="Arial"/>
          <w:sz w:val="22"/>
        </w:rPr>
        <w:t>℃】</w:t>
      </w:r>
      <w:commentRangeEnd w:id="1"/>
      <w:r>
        <w:rPr>
          <w:rStyle w:val="14"/>
        </w:rPr>
        <w:commentReference w:id="1"/>
      </w:r>
      <w:r>
        <w:rPr>
          <w:rFonts w:ascii="Arial" w:hAnsi="Arial" w:eastAsia="等线" w:cs="Arial"/>
          <w:sz w:val="22"/>
        </w:rPr>
        <w:t>，相对湿度【</w:t>
      </w: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>0%–</w:t>
      </w:r>
      <w:r>
        <w:rPr>
          <w:rFonts w:hint="eastAsia" w:ascii="Arial" w:hAnsi="Arial" w:eastAsia="等线" w:cs="Arial"/>
          <w:sz w:val="22"/>
        </w:rPr>
        <w:t>9</w:t>
      </w:r>
      <w:r>
        <w:rPr>
          <w:rFonts w:ascii="Arial" w:hAnsi="Arial" w:eastAsia="等线" w:cs="Arial"/>
          <w:sz w:val="22"/>
        </w:rPr>
        <w:t>0%】，远离磁场、腐蚀性气体。</w:t>
      </w:r>
    </w:p>
    <w:p w14:paraId="3F154BE7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25" w:name="_Toc28880"/>
      <w:r>
        <w:rPr>
          <w:rFonts w:hint="eastAsia" w:ascii="Arial" w:hAnsi="Arial" w:eastAsia="等线" w:cs="Arial"/>
          <w:b/>
          <w:sz w:val="24"/>
          <w:szCs w:val="24"/>
        </w:rPr>
        <w:t>4.2 可靠性需求</w:t>
      </w:r>
      <w:bookmarkEnd w:id="25"/>
    </w:p>
    <w:p w14:paraId="51228183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.2.1 泵体连续工作时间：</w:t>
      </w: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天（单电池，每日输注</w:t>
      </w:r>
      <w:r>
        <w:rPr>
          <w:rFonts w:hint="eastAsia" w:ascii="Arial" w:hAnsi="Arial" w:eastAsia="等线" w:cs="Arial"/>
          <w:sz w:val="22"/>
        </w:rPr>
        <w:t>100</w:t>
      </w:r>
      <w:r>
        <w:rPr>
          <w:rFonts w:ascii="Arial" w:hAnsi="Arial" w:eastAsia="等线" w:cs="Arial"/>
          <w:sz w:val="22"/>
        </w:rPr>
        <w:t>U、蓝牙常开状态）。</w:t>
      </w:r>
    </w:p>
    <w:p w14:paraId="62CE84B8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.2.2 贴敷可靠性：贴敷底座脱落率≤1%/</w:t>
      </w: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天（在正常皮肤、日常活动场景下）。</w:t>
      </w:r>
    </w:p>
    <w:p w14:paraId="29E261D2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.2.3 输注可靠性：连续输注无中断。</w:t>
      </w:r>
    </w:p>
    <w:p w14:paraId="1B45CDEF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.2.4 电池可靠性：采用</w:t>
      </w:r>
      <w:r>
        <w:rPr>
          <w:rFonts w:hint="eastAsia" w:ascii="Arial" w:hAnsi="Arial" w:eastAsia="等线" w:cs="Arial"/>
          <w:sz w:val="22"/>
        </w:rPr>
        <w:t>锂锰</w:t>
      </w:r>
      <w:r>
        <w:rPr>
          <w:rFonts w:ascii="Arial" w:hAnsi="Arial" w:eastAsia="等线" w:cs="Arial"/>
          <w:sz w:val="22"/>
        </w:rPr>
        <w:t>电池，容量</w:t>
      </w:r>
      <w:r>
        <w:rPr>
          <w:rFonts w:hint="eastAsia" w:ascii="Arial" w:hAnsi="Arial" w:eastAsia="等线" w:cs="Arial"/>
          <w:sz w:val="22"/>
        </w:rPr>
        <w:t>170</w:t>
      </w:r>
      <w:r>
        <w:rPr>
          <w:rFonts w:ascii="Arial" w:hAnsi="Arial" w:eastAsia="等线" w:cs="Arial"/>
          <w:sz w:val="22"/>
        </w:rPr>
        <w:t>mA</w:t>
      </w:r>
      <w:r>
        <w:rPr>
          <w:rFonts w:hint="eastAsia" w:ascii="Arial" w:hAnsi="Arial" w:eastAsia="等线" w:cs="Arial"/>
          <w:sz w:val="22"/>
        </w:rPr>
        <w:t>H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</w:rPr>
        <w:t>不可</w:t>
      </w:r>
      <w:r>
        <w:rPr>
          <w:rFonts w:ascii="Arial" w:hAnsi="Arial" w:eastAsia="等线" w:cs="Arial"/>
          <w:sz w:val="22"/>
        </w:rPr>
        <w:t>充电。</w:t>
      </w:r>
    </w:p>
    <w:p w14:paraId="425E480D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.2.5 无线通信可靠性：通信成功率≥99%，无频繁断连现象（正常环境下）。</w:t>
      </w:r>
    </w:p>
    <w:p w14:paraId="02FBE706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26" w:name="_Toc2642"/>
      <w:r>
        <w:rPr>
          <w:rFonts w:hint="eastAsia" w:ascii="Arial" w:hAnsi="Arial" w:eastAsia="等线" w:cs="Arial"/>
          <w:b/>
          <w:sz w:val="24"/>
          <w:szCs w:val="24"/>
        </w:rPr>
        <w:t>4.3 生物相容性需求</w:t>
      </w:r>
      <w:bookmarkEnd w:id="26"/>
    </w:p>
    <w:p w14:paraId="4244567B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.3.1 皮肤接触部件（贴敷底座胶贴、输注针）：符合ISO 10993-5（细胞毒性）、ISO 10993-10（皮肤致敏、刺激）要求，无细胞毒性、无皮肤致敏、无急性皮肤刺激。</w:t>
      </w:r>
    </w:p>
    <w:p w14:paraId="590E520D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.3.2 储药器：材质符合ISO 10993-1（生物学评价）要求，与胰岛素无相互作用，不影响胰岛素活性。</w:t>
      </w:r>
    </w:p>
    <w:p w14:paraId="1EE4FEC6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27" w:name="_Toc13014"/>
      <w:r>
        <w:rPr>
          <w:rFonts w:hint="eastAsia" w:ascii="Arial" w:hAnsi="Arial" w:eastAsia="等线" w:cs="Arial"/>
          <w:b/>
          <w:sz w:val="24"/>
          <w:szCs w:val="24"/>
        </w:rPr>
        <w:t>4.4 电磁兼容需求</w:t>
      </w:r>
      <w:bookmarkEnd w:id="27"/>
    </w:p>
    <w:p w14:paraId="4152CFF3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.4.1 发射骚扰：符合GB 9706.1-2020、GB 9706.224-2021要求，不干扰其他医用设备、民用电子设备。</w:t>
      </w:r>
    </w:p>
    <w:p w14:paraId="11BDE625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.4.2 抗扰度：具备抗静电、抗辐射、抗浪涌能力，符合GB 9706.1-2020、GB 9706.224-2021要求，在干扰环境下仍能正常工作，不出现输注异常、报警误报/漏报。</w:t>
      </w:r>
    </w:p>
    <w:p w14:paraId="21DFEE0F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28" w:name="_Toc24610"/>
      <w:r>
        <w:rPr>
          <w:rFonts w:hint="eastAsia" w:ascii="Arial" w:hAnsi="Arial" w:eastAsia="等线" w:cs="Arial"/>
          <w:b/>
          <w:sz w:val="24"/>
          <w:szCs w:val="24"/>
        </w:rPr>
        <w:t>4.5 外观与结构需求</w:t>
      </w:r>
      <w:bookmarkEnd w:id="28"/>
    </w:p>
    <w:p w14:paraId="1FBCB672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.5.1 外观：泵体表面光滑，无划痕、气泡、色差；标识清晰（产品名称、型号、生产批号、警示语），不易脱落。</w:t>
      </w:r>
    </w:p>
    <w:p w14:paraId="58B3698F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4</w:t>
      </w:r>
      <w:r>
        <w:rPr>
          <w:rFonts w:ascii="Arial" w:hAnsi="Arial" w:eastAsia="等线" w:cs="Arial"/>
          <w:sz w:val="22"/>
        </w:rPr>
        <w:t>.5.2 结构：泵体与储药器、贴敷底座接口连接牢固，拆卸便捷；输注机构密封良好，无漏液；按键操作顺畅，无卡滞。</w:t>
      </w:r>
    </w:p>
    <w:p w14:paraId="03E4B3CC">
      <w:pPr>
        <w:spacing w:before="380" w:after="140" w:line="288" w:lineRule="auto"/>
        <w:jc w:val="left"/>
        <w:outlineLvl w:val="0"/>
      </w:pPr>
      <w:bookmarkStart w:id="29" w:name="_Toc4588"/>
      <w:bookmarkStart w:id="30" w:name="heading_9"/>
      <w:r>
        <w:rPr>
          <w:rFonts w:hint="eastAsia" w:ascii="Arial" w:hAnsi="Arial" w:eastAsia="等线" w:cs="Arial"/>
          <w:b/>
          <w:sz w:val="36"/>
        </w:rPr>
        <w:t>5</w:t>
      </w:r>
      <w:r>
        <w:rPr>
          <w:rFonts w:ascii="Arial" w:hAnsi="Arial" w:eastAsia="等线" w:cs="Arial"/>
          <w:b/>
          <w:sz w:val="36"/>
        </w:rPr>
        <w:t>. 性能指标</w:t>
      </w:r>
      <w:bookmarkEnd w:id="29"/>
      <w:bookmarkEnd w:id="30"/>
      <w:r>
        <w:commentReference w:id="2"/>
      </w: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789"/>
        <w:gridCol w:w="3023"/>
        <w:gridCol w:w="1822"/>
      </w:tblGrid>
      <w:tr w14:paraId="76372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883B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BA53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性能项目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A8465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量化指标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77113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测试依据</w:t>
            </w:r>
          </w:p>
        </w:tc>
      </w:tr>
      <w:tr w14:paraId="6AB0AB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CD24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A27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基础率输注精度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ED73">
            <w:pPr>
              <w:spacing w:before="120" w:after="120" w:line="288" w:lineRule="auto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误差</w:t>
            </w:r>
            <w:r>
              <w:rPr>
                <w:rFonts w:ascii="Arial" w:hAnsi="Arial" w:eastAsia="等线" w:cs="Arial"/>
                <w:sz w:val="22"/>
              </w:rPr>
              <w:t>≤±5%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73783">
            <w:pPr>
              <w:spacing w:before="120" w:after="120" w:line="288" w:lineRule="auto"/>
              <w:jc w:val="left"/>
              <w:rPr>
                <w:rFonts w:eastAsia="宋体"/>
              </w:rPr>
            </w:pPr>
            <w:r>
              <w:rPr>
                <w:rFonts w:hint="eastAsia" w:ascii="Arial" w:hAnsi="Arial" w:eastAsia="等线" w:cs="Arial"/>
                <w:sz w:val="22"/>
              </w:rPr>
              <w:t>GB9706.224</w:t>
            </w:r>
          </w:p>
        </w:tc>
      </w:tr>
      <w:tr w14:paraId="5D963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975AB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2F8A1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大剂量输注精度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0E530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≤±5%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A7976">
            <w:pPr>
              <w:spacing w:before="120" w:after="120" w:line="288" w:lineRule="auto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GB9706.224</w:t>
            </w:r>
          </w:p>
        </w:tc>
      </w:tr>
      <w:tr w14:paraId="2762C1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44802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74A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输注噪声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36412">
            <w:pPr>
              <w:spacing w:before="120" w:after="120" w:line="288" w:lineRule="auto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≥</w:t>
            </w:r>
            <w:r>
              <w:rPr>
                <w:rFonts w:ascii="Arial" w:hAnsi="Arial" w:eastAsia="等线" w:cs="Arial"/>
                <w:sz w:val="22"/>
              </w:rPr>
              <w:t>45 dB（A）（距离泵体1m处）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AC638">
            <w:pPr>
              <w:spacing w:before="120" w:after="120" w:line="288" w:lineRule="auto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GB9706.224</w:t>
            </w:r>
          </w:p>
        </w:tc>
      </w:tr>
      <w:tr w14:paraId="08D38E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B4BA2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0E0A3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电池续航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E08F5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≥</w:t>
            </w:r>
            <w:r>
              <w:rPr>
                <w:rFonts w:hint="eastAsia" w:ascii="Arial" w:hAnsi="Arial" w:eastAsia="等线" w:cs="Arial"/>
                <w:sz w:val="22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天（每日输注</w:t>
            </w:r>
            <w:r>
              <w:rPr>
                <w:rFonts w:hint="eastAsia" w:ascii="Arial" w:hAnsi="Arial" w:eastAsia="等线" w:cs="Arial"/>
                <w:sz w:val="22"/>
              </w:rPr>
              <w:t>100</w:t>
            </w:r>
            <w:r>
              <w:rPr>
                <w:rFonts w:ascii="Arial" w:hAnsi="Arial" w:eastAsia="等线" w:cs="Arial"/>
                <w:sz w:val="22"/>
              </w:rPr>
              <w:t xml:space="preserve"> U、蓝牙常开）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662F7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设计输入要求</w:t>
            </w:r>
          </w:p>
        </w:tc>
      </w:tr>
      <w:tr w14:paraId="417865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20BC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B020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胶贴粘性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83BB7">
            <w:pPr>
              <w:spacing w:before="120" w:after="120" w:line="288" w:lineRule="auto"/>
              <w:jc w:val="left"/>
            </w:pPr>
            <w:r>
              <w:rPr>
                <w:rFonts w:hint="eastAsia" w:ascii="Arial" w:hAnsi="Arial" w:eastAsia="等线" w:cs="Arial"/>
                <w:sz w:val="22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天剥离强度≥1 N/25 mm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8DE14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ISO 10993-10</w:t>
            </w:r>
          </w:p>
        </w:tc>
      </w:tr>
      <w:tr w14:paraId="24E38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253E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B5D8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防水性能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6A9E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IPX8级（水下2 m/30 min），无进水、无功能异常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4FC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GB 4208-2017</w:t>
            </w:r>
          </w:p>
        </w:tc>
      </w:tr>
      <w:tr w14:paraId="5FA45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7D147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40EA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蓝牙通信距离</w:t>
            </w:r>
          </w:p>
        </w:tc>
        <w:tc>
          <w:tcPr>
            <w:tcW w:w="30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64192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≥10 m</w:t>
            </w:r>
          </w:p>
        </w:tc>
        <w:tc>
          <w:tcPr>
            <w:tcW w:w="18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39B1D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设计输入要求</w:t>
            </w:r>
          </w:p>
        </w:tc>
      </w:tr>
    </w:tbl>
    <w:p w14:paraId="4D66B685">
      <w:pPr>
        <w:spacing w:before="380" w:after="140" w:line="288" w:lineRule="auto"/>
        <w:jc w:val="left"/>
        <w:outlineLvl w:val="0"/>
      </w:pPr>
      <w:bookmarkStart w:id="31" w:name="heading_10"/>
      <w:bookmarkStart w:id="32" w:name="_Toc1265"/>
      <w:r>
        <w:rPr>
          <w:rFonts w:hint="eastAsia" w:ascii="Arial" w:hAnsi="Arial" w:eastAsia="等线" w:cs="Arial"/>
          <w:b/>
          <w:sz w:val="36"/>
        </w:rPr>
        <w:t>6</w:t>
      </w:r>
      <w:r>
        <w:rPr>
          <w:rFonts w:ascii="Arial" w:hAnsi="Arial" w:eastAsia="等线" w:cs="Arial"/>
          <w:b/>
          <w:sz w:val="36"/>
        </w:rPr>
        <w:t>. 接口与边界需求</w:t>
      </w:r>
      <w:bookmarkEnd w:id="31"/>
      <w:bookmarkEnd w:id="32"/>
    </w:p>
    <w:p w14:paraId="536AA7BD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33" w:name="_Toc12903"/>
      <w:r>
        <w:rPr>
          <w:rFonts w:hint="eastAsia" w:ascii="Arial" w:hAnsi="Arial" w:eastAsia="等线" w:cs="Arial"/>
          <w:b/>
          <w:sz w:val="24"/>
          <w:szCs w:val="24"/>
        </w:rPr>
        <w:t>6.1 硬件接口</w:t>
      </w:r>
      <w:bookmarkEnd w:id="33"/>
    </w:p>
    <w:p w14:paraId="15A7312A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.1.1 储药器接口：专用防错接口，与3 mL一次性储药器匹配，连接后无漏液，拆卸便捷。</w:t>
      </w:r>
    </w:p>
    <w:p w14:paraId="773EF41B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.1.</w:t>
      </w:r>
      <w:r>
        <w:rPr>
          <w:rFonts w:hint="eastAsia" w:ascii="Arial" w:hAnsi="Arial" w:eastAsia="等线" w:cs="Arial"/>
          <w:sz w:val="22"/>
        </w:rPr>
        <w:t>2</w:t>
      </w:r>
      <w:r>
        <w:rPr>
          <w:rFonts w:ascii="Arial" w:hAnsi="Arial" w:eastAsia="等线" w:cs="Arial"/>
          <w:sz w:val="22"/>
        </w:rPr>
        <w:t xml:space="preserve"> 贴敷底座接口：与泵体卡扣连接，连接牢固，拆卸时不损伤皮肤；接口密封良好，防止进水、进尘。</w:t>
      </w:r>
    </w:p>
    <w:p w14:paraId="6D7B6F02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34" w:name="_Toc30570"/>
      <w:r>
        <w:rPr>
          <w:rFonts w:hint="eastAsia" w:ascii="Arial" w:hAnsi="Arial" w:eastAsia="等线" w:cs="Arial"/>
          <w:b/>
          <w:sz w:val="24"/>
          <w:szCs w:val="24"/>
        </w:rPr>
        <w:t>6.2 软件接口</w:t>
      </w:r>
      <w:bookmarkEnd w:id="34"/>
    </w:p>
    <w:p w14:paraId="703240A9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.2.1 蓝牙通信协议：采用自定义加密协议，与配套APP实现数据交互（输注参数、报警信息、历史记录）。</w:t>
      </w:r>
    </w:p>
    <w:p w14:paraId="1F6CB4C8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.2.2 APP接口：支持与第三方CGM设备接口联动（可选），可读取血糖数据，实现低血糖联动报警；支持数据导出接口。</w:t>
      </w:r>
    </w:p>
    <w:p w14:paraId="114DBDD2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24"/>
          <w:szCs w:val="24"/>
        </w:rPr>
      </w:pPr>
      <w:bookmarkStart w:id="35" w:name="_Toc23904"/>
      <w:r>
        <w:rPr>
          <w:rFonts w:hint="eastAsia" w:ascii="Arial" w:hAnsi="Arial" w:eastAsia="等线" w:cs="Arial"/>
          <w:b/>
          <w:sz w:val="24"/>
          <w:szCs w:val="24"/>
        </w:rPr>
        <w:t>6.3 边界定义</w:t>
      </w:r>
      <w:bookmarkEnd w:id="35"/>
    </w:p>
    <w:p w14:paraId="7A9B7CFC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.3.1 本产品不含血糖监测模块，仅可联动第三方CGM设备，不可单独用于血糖监测。</w:t>
      </w:r>
    </w:p>
    <w:p w14:paraId="42DE2DA3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.3.2 本产品仅用于皮下胰岛素输注，不可用于静脉输注、肌肉输注。</w:t>
      </w:r>
    </w:p>
    <w:p w14:paraId="240B8048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.3.3 贴敷底座、储药器、输注针为一次性使用，不可重复灭菌、重复使用。</w:t>
      </w:r>
    </w:p>
    <w:p w14:paraId="127F5AC9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6</w:t>
      </w:r>
      <w:r>
        <w:rPr>
          <w:rFonts w:ascii="Arial" w:hAnsi="Arial" w:eastAsia="等线" w:cs="Arial"/>
          <w:sz w:val="22"/>
        </w:rPr>
        <w:t>.3.4 本产品不适用于儿童（＜18岁）、孕妇、哺乳期女性及皮肤严重过敏患者。</w:t>
      </w:r>
    </w:p>
    <w:p w14:paraId="541C320F">
      <w:pPr>
        <w:spacing w:before="380" w:after="140" w:line="288" w:lineRule="auto"/>
        <w:jc w:val="left"/>
        <w:outlineLvl w:val="0"/>
      </w:pPr>
      <w:bookmarkStart w:id="36" w:name="heading_11"/>
      <w:bookmarkStart w:id="37" w:name="_Toc29936"/>
      <w:r>
        <w:rPr>
          <w:rFonts w:hint="eastAsia" w:ascii="Arial" w:hAnsi="Arial" w:eastAsia="等线" w:cs="Arial"/>
          <w:b/>
          <w:sz w:val="36"/>
        </w:rPr>
        <w:t>7</w:t>
      </w:r>
      <w:r>
        <w:rPr>
          <w:rFonts w:ascii="Arial" w:hAnsi="Arial" w:eastAsia="等线" w:cs="Arial"/>
          <w:b/>
          <w:sz w:val="36"/>
        </w:rPr>
        <w:t>. 验收标准</w:t>
      </w:r>
      <w:bookmarkEnd w:id="36"/>
      <w:bookmarkEnd w:id="37"/>
    </w:p>
    <w:p w14:paraId="67344EB4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7</w:t>
      </w:r>
      <w:r>
        <w:rPr>
          <w:rFonts w:ascii="Arial" w:hAnsi="Arial" w:eastAsia="等线" w:cs="Arial"/>
          <w:sz w:val="22"/>
        </w:rPr>
        <w:t>.1 功能验收：按第</w:t>
      </w:r>
      <w:r>
        <w:rPr>
          <w:rFonts w:hint="eastAsia" w:ascii="Arial" w:hAnsi="Arial" w:eastAsia="等线" w:cs="Arial"/>
          <w:sz w:val="22"/>
        </w:rPr>
        <w:t>3</w:t>
      </w:r>
      <w:r>
        <w:rPr>
          <w:rFonts w:ascii="Arial" w:hAnsi="Arial" w:eastAsia="等线" w:cs="Arial"/>
          <w:sz w:val="22"/>
        </w:rPr>
        <w:t>章“功能需求”逐项测试，所有功能需100%通过，无功能异常、操作卡顿、报警误报/漏报现象。</w:t>
      </w:r>
    </w:p>
    <w:p w14:paraId="2174239C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7</w:t>
      </w:r>
      <w:r>
        <w:rPr>
          <w:rFonts w:ascii="Arial" w:hAnsi="Arial" w:eastAsia="等线" w:cs="Arial"/>
          <w:sz w:val="22"/>
        </w:rPr>
        <w:t>.2 性能验收：按第</w:t>
      </w:r>
      <w:r>
        <w:rPr>
          <w:rFonts w:hint="eastAsia" w:ascii="Arial" w:hAnsi="Arial" w:eastAsia="等线" w:cs="Arial"/>
          <w:sz w:val="22"/>
        </w:rPr>
        <w:t>5</w:t>
      </w:r>
      <w:r>
        <w:rPr>
          <w:rFonts w:ascii="Arial" w:hAnsi="Arial" w:eastAsia="等线" w:cs="Arial"/>
          <w:sz w:val="22"/>
        </w:rPr>
        <w:t>章“性能指标”抽样测试，抽样数量【XX台/套】，各项性能指标合格率≥95%，核心指标（输注精度、防水、报警）合格率100%。</w:t>
      </w:r>
    </w:p>
    <w:p w14:paraId="685601E8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7</w:t>
      </w:r>
      <w:r>
        <w:rPr>
          <w:rFonts w:ascii="Arial" w:hAnsi="Arial" w:eastAsia="等线" w:cs="Arial"/>
          <w:sz w:val="22"/>
        </w:rPr>
        <w:t>.3 安全验收：报警触发准确率100%，无漏报、误报；生物相容性检测符合ISO 10993系列要求；电磁兼容检测符合GB 9706系列要求；无电气安全隐患。</w:t>
      </w:r>
    </w:p>
    <w:p w14:paraId="227DB09E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7</w:t>
      </w:r>
      <w:r>
        <w:rPr>
          <w:rFonts w:ascii="Arial" w:hAnsi="Arial" w:eastAsia="等线" w:cs="Arial"/>
          <w:sz w:val="22"/>
        </w:rPr>
        <w:t>.4 合规验收：提供全项检测报告（输注精度、防水、生物相容性、电磁兼容等）、风险管理报告、软件生命周期报告，符合NMPA注册要求。</w:t>
      </w:r>
    </w:p>
    <w:p w14:paraId="01651F77">
      <w:p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</w:rPr>
        <w:t>7</w:t>
      </w:r>
      <w:r>
        <w:rPr>
          <w:rFonts w:ascii="Arial" w:hAnsi="Arial" w:eastAsia="等线" w:cs="Arial"/>
          <w:sz w:val="22"/>
        </w:rPr>
        <w:t>.5 外观与结构验收：外观无划痕、色差、缺陷；结构连接牢固，拆卸便捷，无漏液、卡滞现象；标识清晰、完整。</w:t>
      </w:r>
    </w:p>
    <w:sectPr>
      <w:footerReference r:id="rId9" w:type="default"/>
      <w:pgSz w:w="11905" w:h="16840"/>
      <w:pgMar w:top="1440" w:right="1800" w:bottom="1440" w:left="1800" w:header="720" w:footer="720" w:gutter="0"/>
      <w:pgBorders>
        <w:bottom w:val="single" w:color="auto" w:sz="4" w:space="1"/>
      </w:pgBorders>
      <w:pgNumType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晓辉 牛" w:date="2026-05-06T14:34:00Z" w:initials="">
    <w:p w14:paraId="4C280D95">
      <w:pPr>
        <w:pStyle w:val="4"/>
      </w:pPr>
      <w:r>
        <w:rPr>
          <w:rFonts w:hint="eastAsia"/>
        </w:rPr>
        <w:t>初定</w:t>
      </w:r>
    </w:p>
  </w:comment>
  <w:comment w:id="1" w:author="晓辉 牛" w:date="2026-05-06T14:34:00Z" w:initials="">
    <w:p w14:paraId="20B46139">
      <w:pPr>
        <w:pStyle w:val="4"/>
      </w:pPr>
      <w:r>
        <w:rPr>
          <w:rFonts w:hint="eastAsia"/>
        </w:rPr>
        <w:t>初定</w:t>
      </w:r>
    </w:p>
  </w:comment>
  <w:comment w:id="2" w:author="不倒翁" w:date="2026-05-06T15:07:44Z" w:initials="">
    <w:p w14:paraId="179080F1">
      <w:pPr>
        <w:pStyle w:val="4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不同速率下的</w:t>
      </w:r>
      <w:r>
        <w:rPr>
          <w:rFonts w:ascii="宋体" w:hAnsi="宋体" w:eastAsia="宋体" w:cs="宋体"/>
          <w:sz w:val="24"/>
          <w:szCs w:val="24"/>
        </w:rPr>
        <w:t>堵管报警时长、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满电</w:t>
      </w:r>
      <w:r>
        <w:rPr>
          <w:rFonts w:ascii="宋体" w:hAnsi="宋体" w:eastAsia="宋体" w:cs="宋体"/>
          <w:sz w:val="24"/>
          <w:szCs w:val="24"/>
        </w:rPr>
        <w:t>运行时长暂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未固化</w:t>
      </w:r>
      <w:r>
        <w:rPr>
          <w:rFonts w:ascii="宋体" w:hAnsi="宋体" w:eastAsia="宋体" w:cs="宋体"/>
          <w:sz w:val="24"/>
          <w:szCs w:val="24"/>
        </w:rPr>
        <w:t>参数，待样机实验验证后实测赋值，后续版本更新补入量化指标。</w:t>
      </w:r>
    </w:p>
    <w:p w14:paraId="7A3F1143">
      <w:pPr>
        <w:pStyle w:val="4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C280D95" w15:done="0"/>
  <w15:commentEx w15:paraId="20B46139" w15:done="0"/>
  <w15:commentEx w15:paraId="7A3F114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6A5B">
    <w:pPr>
      <w:pStyle w:val="5"/>
      <w:jc w:val="center"/>
    </w:pPr>
    <w:r>
      <w:rPr>
        <w:lang w:val="zh-CN"/>
      </w:rPr>
      <w:t xml:space="preserve"> </w:t>
    </w:r>
  </w:p>
  <w:p w14:paraId="21ACC221">
    <w:pPr>
      <w:pStyle w:val="5"/>
      <w:ind w:right="360"/>
      <w:rPr>
        <w:rFonts w:hint="eastAsia" w:ascii="宋体" w:hAnsi="宋体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D6AD2">
    <w:pPr>
      <w:pStyle w:val="5"/>
      <w:framePr w:wrap="around" w:vAnchor="text" w:hAnchor="margin" w:xAlign="right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796C2696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36E4D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24575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3109844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BE03F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0pt;height:11pt;width:4.6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1u5d9AAAAACAQAADwAAAAAAAAABACAAAAAiAAAAZHJzL2Rvd25yZXYueG1s&#10;UEsBAhQAFAAAAAgAh07iQEEHCAEAAgAACAQAAA4AAAAAAAAAAQAgAAAAHw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1BE03F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41309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晓辉 牛">
    <w15:presenceInfo w15:providerId="Windows Live" w15:userId="119af4113b787b7b"/>
  </w15:person>
  <w15:person w15:author="不倒翁">
    <w15:presenceInfo w15:providerId="WPS Office" w15:userId="26980187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trackRevisions w:val="1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D6"/>
    <w:rsid w:val="00014E99"/>
    <w:rsid w:val="00061F6D"/>
    <w:rsid w:val="00107068"/>
    <w:rsid w:val="003B187F"/>
    <w:rsid w:val="00401E7A"/>
    <w:rsid w:val="0041147D"/>
    <w:rsid w:val="004F736C"/>
    <w:rsid w:val="00BA71B5"/>
    <w:rsid w:val="00E00C9F"/>
    <w:rsid w:val="00E01578"/>
    <w:rsid w:val="00E048AC"/>
    <w:rsid w:val="00E646D6"/>
    <w:rsid w:val="052B5706"/>
    <w:rsid w:val="063A78C0"/>
    <w:rsid w:val="154466F9"/>
    <w:rsid w:val="2C51243E"/>
    <w:rsid w:val="4B137364"/>
    <w:rsid w:val="4BF843F1"/>
    <w:rsid w:val="5BC83A44"/>
    <w:rsid w:val="7CE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99"/>
    <w:pPr>
      <w:spacing w:before="60"/>
      <w:ind w:firstLine="420" w:firstLineChars="200"/>
    </w:pPr>
  </w:style>
  <w:style w:type="paragraph" w:styleId="3">
    <w:name w:val="caption"/>
    <w:basedOn w:val="1"/>
    <w:next w:val="2"/>
    <w:qFormat/>
    <w:uiPriority w:val="35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4">
    <w:name w:val="annotation text"/>
    <w:basedOn w:val="1"/>
    <w:link w:val="26"/>
    <w:qFormat/>
    <w:uiPriority w:val="0"/>
    <w:pPr>
      <w:jc w:val="left"/>
    </w:p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8"/>
      </w:tabs>
      <w:jc w:val="center"/>
    </w:p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annotation subject"/>
    <w:basedOn w:val="4"/>
    <w:next w:val="4"/>
    <w:link w:val="27"/>
    <w:qFormat/>
    <w:uiPriority w:val="0"/>
    <w:rPr>
      <w:b/>
      <w:bCs/>
    </w:rPr>
  </w:style>
  <w:style w:type="character" w:styleId="12">
    <w:name w:val="page number"/>
    <w:basedOn w:val="11"/>
    <w:qFormat/>
    <w:uiPriority w:val="0"/>
  </w:style>
  <w:style w:type="character" w:styleId="13">
    <w:name w:val="Hyperlink"/>
    <w:qFormat/>
    <w:uiPriority w:val="99"/>
    <w:rPr>
      <w:color w:val="0000FF"/>
      <w:u w:val="single"/>
    </w:rPr>
  </w:style>
  <w:style w:type="character" w:styleId="14">
    <w:name w:val="annotation reference"/>
    <w:basedOn w:val="11"/>
    <w:qFormat/>
    <w:uiPriority w:val="0"/>
    <w:rPr>
      <w:sz w:val="21"/>
      <w:szCs w:val="21"/>
    </w:rPr>
  </w:style>
  <w:style w:type="paragraph" w:customStyle="1" w:styleId="15">
    <w:name w:val="分类号"/>
    <w:basedOn w:val="1"/>
    <w:qFormat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16">
    <w:name w:val="硕士学位论文"/>
    <w:basedOn w:val="1"/>
    <w:qFormat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17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18">
    <w:name w:val="研究生姓名"/>
    <w:basedOn w:val="1"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  <w:style w:type="paragraph" w:styleId="19">
    <w:name w:val="No Spacing"/>
    <w:qFormat/>
    <w:uiPriority w:val="0"/>
    <w:pPr>
      <w:keepNext/>
      <w:widowControl w:val="0"/>
      <w:autoSpaceDE w:val="0"/>
      <w:autoSpaceDN w:val="0"/>
      <w:adjustRightInd w:val="0"/>
      <w:jc w:val="both"/>
      <w:textAlignment w:val="baseline"/>
    </w:pPr>
    <w:rPr>
      <w:rFonts w:ascii="Arial" w:hAnsi="Arial" w:eastAsia="宋体" w:cs="Times New Roman"/>
      <w:sz w:val="21"/>
      <w:lang w:val="en-US" w:eastAsia="zh-CN" w:bidi="ar-SA"/>
    </w:rPr>
  </w:style>
  <w:style w:type="paragraph" w:customStyle="1" w:styleId="20">
    <w:name w:val="¡À¨ª??D???"/>
    <w:basedOn w:val="1"/>
    <w:autoRedefine/>
    <w:qFormat/>
    <w:uiPriority w:val="0"/>
    <w:pPr>
      <w:spacing w:line="360" w:lineRule="auto"/>
    </w:pPr>
    <w:rPr>
      <w:sz w:val="24"/>
    </w:rPr>
  </w:style>
  <w:style w:type="paragraph" w:customStyle="1" w:styleId="21">
    <w:name w:val="??????¡ì???????¨¬?????¨¬???????¨¬??a??D???"/>
    <w:basedOn w:val="1"/>
    <w:autoRedefine/>
    <w:qFormat/>
    <w:uiPriority w:val="0"/>
    <w:pPr>
      <w:spacing w:line="360" w:lineRule="auto"/>
    </w:pPr>
    <w:rPr>
      <w:snapToGrid w:val="0"/>
      <w:sz w:val="24"/>
    </w:rPr>
  </w:style>
  <w:style w:type="paragraph" w:customStyle="1" w:styleId="22">
    <w:name w:val="表格小四"/>
    <w:basedOn w:val="1"/>
    <w:autoRedefine/>
    <w:qFormat/>
    <w:uiPriority w:val="0"/>
    <w:pPr>
      <w:spacing w:line="360" w:lineRule="auto"/>
    </w:pPr>
    <w:rPr>
      <w:sz w:val="24"/>
    </w:rPr>
  </w:style>
  <w:style w:type="paragraph" w:customStyle="1" w:styleId="23">
    <w:name w:val="?¡§¡è?¡ìa??D???"/>
    <w:basedOn w:val="1"/>
    <w:autoRedefine/>
    <w:qFormat/>
    <w:uiPriority w:val="0"/>
    <w:pPr>
      <w:spacing w:line="360" w:lineRule="auto"/>
    </w:pPr>
    <w:rPr>
      <w:sz w:val="24"/>
    </w:rPr>
  </w:style>
  <w:style w:type="paragraph" w:customStyle="1" w:styleId="24">
    <w:name w:val="Graph"/>
    <w:basedOn w:val="1"/>
    <w:next w:val="3"/>
    <w:autoRedefine/>
    <w:qFormat/>
    <w:uiPriority w:val="0"/>
    <w:pPr>
      <w:spacing w:before="60"/>
      <w:jc w:val="center"/>
    </w:pPr>
  </w:style>
  <w:style w:type="paragraph" w:customStyle="1" w:styleId="25">
    <w:name w:val="Revision"/>
    <w:hidden/>
    <w:unhideWhenUsed/>
    <w:qFormat/>
    <w:uiPriority w:val="99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customStyle="1" w:styleId="26">
    <w:name w:val="批注文字 字符"/>
    <w:basedOn w:val="11"/>
    <w:link w:val="4"/>
    <w:qFormat/>
    <w:uiPriority w:val="0"/>
    <w:rPr>
      <w:sz w:val="21"/>
      <w:szCs w:val="22"/>
    </w:rPr>
  </w:style>
  <w:style w:type="character" w:customStyle="1" w:styleId="27">
    <w:name w:val="批注主题 字符"/>
    <w:basedOn w:val="26"/>
    <w:link w:val="9"/>
    <w:qFormat/>
    <w:uiPriority w:val="0"/>
    <w:rPr>
      <w:b/>
      <w:bCs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2933</Words>
  <Characters>3806</Characters>
  <Lines>38</Lines>
  <Paragraphs>10</Paragraphs>
  <TotalTime>6</TotalTime>
  <ScaleCrop>false</ScaleCrop>
  <LinksUpToDate>false</LinksUpToDate>
  <CharactersWithSpaces>3984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2026-05-06T06:24:00Z</dcterms:created>
  <dc:creator>Apache POI</dc:creator>
  <cp:lastModifiedBy>不倒翁</cp:lastModifiedBy>
  <dcterms:modified xsi:type="dcterms:W3CDTF">2026-05-06T07:08:14Z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eyJoZGlkIjoiZTM0ZGI4YTk1ZDRkN2M4ZDk1MGRjNDUwMmI5ZGY4MmQiLCJ1c2VySWQiOiIzMDkxNTM0NzgifQ==</vt:lpwstr>
  </property>
  <property fmtid="{D5CDD505-2E9C-101B-9397-08002B2CF9AE}" pid="3" name="KSOProductBuildVer">
    <vt:lpwstr>2052-12.1.0.22215</vt:lpwstr>
  </property>
  <property fmtid="{D5CDD505-2E9C-101B-9397-08002B2CF9AE}" pid="4" name="ICV">
    <vt:lpwstr>59A29644FF974532B77535C2C72A7824_13</vt:lpwstr>
  </property>
</Properties>
</file>